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FD45" w14:textId="54B24DD5" w:rsidR="005C7904" w:rsidRPr="003751AF" w:rsidRDefault="005C7904" w:rsidP="00467DA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ТЕХНІЧНИЙ УНІВЕРСИТЕТ УКРАЇНИ</w:t>
      </w:r>
    </w:p>
    <w:p w14:paraId="0694309D" w14:textId="77777777" w:rsidR="005C7904" w:rsidRPr="003751AF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«Київський політехнічний інститут імені Ігоря Сікорського»</w:t>
      </w:r>
    </w:p>
    <w:p w14:paraId="7E19A3EA" w14:textId="77777777" w:rsidR="005C7904" w:rsidRPr="003751AF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 інформатики та обчислювальної техніки</w:t>
      </w:r>
    </w:p>
    <w:p w14:paraId="38B240A5" w14:textId="3621E546" w:rsidR="005C7904" w:rsidRPr="003751AF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інформатики та програмної інженерії</w:t>
      </w:r>
    </w:p>
    <w:p w14:paraId="4D657BAE" w14:textId="77777777" w:rsidR="00467DA6" w:rsidRPr="003751AF" w:rsidRDefault="00467DA6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60EF9ED" w14:textId="77777777" w:rsidR="0088213B" w:rsidRPr="003751AF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0A86D0B" w14:textId="77777777" w:rsidR="0088213B" w:rsidRPr="003751AF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C8CD286" w14:textId="77777777" w:rsidR="0088213B" w:rsidRPr="003751AF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966BE81" w14:textId="77777777" w:rsidR="005C7904" w:rsidRPr="003751AF" w:rsidRDefault="005C7904" w:rsidP="005C7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5A7160E" w14:textId="24872CFD" w:rsidR="005C7904" w:rsidRPr="003751AF" w:rsidRDefault="00FD471C" w:rsidP="005C7904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uk-UA"/>
        </w:rPr>
      </w:pPr>
      <w:r w:rsidRPr="003751A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Звіт до </w:t>
      </w:r>
      <w:r w:rsidR="00C825D2" w:rsidRPr="003751A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лабораторної роботи №</w:t>
      </w:r>
      <w:r w:rsidR="00023AB5" w:rsidRPr="003751A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uk-UA"/>
        </w:rPr>
        <w:t>3</w:t>
      </w:r>
    </w:p>
    <w:p w14:paraId="366CFE6B" w14:textId="77777777" w:rsidR="00467DA6" w:rsidRPr="003751AF" w:rsidRDefault="00467DA6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60603F5" w14:textId="77777777" w:rsidR="005C7904" w:rsidRPr="003751AF" w:rsidRDefault="005C7904" w:rsidP="005C7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FD2A4EC" w14:textId="5CF0B54C" w:rsidR="005C7904" w:rsidRPr="003751AF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</w:t>
      </w:r>
      <w:r w:rsidR="00023AB5"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Компоненти програмної інженерії. Частина 4.</w:t>
      </w: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»</w:t>
      </w:r>
    </w:p>
    <w:p w14:paraId="23F02CA6" w14:textId="619AF050" w:rsidR="003A2111" w:rsidRPr="003751AF" w:rsidRDefault="005C7904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751AF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3751AF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3751AF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3751AF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3751AF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3751AF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50498673" w14:textId="77777777" w:rsidR="0088213B" w:rsidRPr="003751AF" w:rsidRDefault="0088213B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677BCD0" w14:textId="0A9342A5" w:rsidR="003A2111" w:rsidRPr="003751AF" w:rsidRDefault="003A2111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E706791" w14:textId="77777777" w:rsidR="003A2111" w:rsidRPr="003751AF" w:rsidRDefault="003A2111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ED30AEA" w14:textId="7BD41CC3" w:rsidR="005C7904" w:rsidRPr="003751AF" w:rsidRDefault="005C7904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Прийняв</w:t>
      </w: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Виконав</w:t>
      </w:r>
      <w:r w:rsidR="006C7E77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uk-UA"/>
        </w:rPr>
        <w:tab/>
      </w:r>
      <w:r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</w:p>
    <w:p w14:paraId="21566EA7" w14:textId="67C707AB" w:rsidR="005C7904" w:rsidRPr="003751AF" w:rsidRDefault="00023AB5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Сватко В. В</w:t>
      </w:r>
      <w:r w:rsidR="00C825D2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5C7904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  <w:t>Студент групи ІП-41</w:t>
      </w:r>
    </w:p>
    <w:p w14:paraId="4F160213" w14:textId="14115289" w:rsidR="007C290D" w:rsidRPr="003751AF" w:rsidRDefault="005C7904" w:rsidP="007C290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“</w:t>
      </w:r>
      <w:r w:rsidR="00023AB5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6</w:t>
      </w:r>
      <w:r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” </w:t>
      </w:r>
      <w:r w:rsidR="00023AB5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жовтня</w:t>
      </w:r>
      <w:r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202</w:t>
      </w:r>
      <w:r w:rsidR="00372BE7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6</w:t>
      </w:r>
      <w:r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р.</w:t>
      </w:r>
      <w:r w:rsidR="007C290D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375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Пономаренко М. О.</w:t>
      </w:r>
    </w:p>
    <w:p w14:paraId="0BDFC6A0" w14:textId="1A5A852C" w:rsidR="005C7904" w:rsidRPr="003751AF" w:rsidRDefault="005C7904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</w:p>
    <w:p w14:paraId="69B8FA86" w14:textId="2FB7D899" w:rsidR="00372BE7" w:rsidRPr="003751AF" w:rsidRDefault="005C7904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751AF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0A4529A3" w14:textId="77777777" w:rsidR="0088213B" w:rsidRPr="003751AF" w:rsidRDefault="0088213B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CA04220" w14:textId="46B11037" w:rsidR="003B6F84" w:rsidRPr="003751AF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Київ – 202</w:t>
      </w:r>
      <w:r w:rsidR="00372BE7"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6</w:t>
      </w:r>
    </w:p>
    <w:p w14:paraId="6FA3C51D" w14:textId="1E4D50B7" w:rsidR="00F92119" w:rsidRPr="003751AF" w:rsidRDefault="003B6F84" w:rsidP="00C825D2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751A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 w:type="page"/>
      </w:r>
      <w:r w:rsidR="00C825D2" w:rsidRPr="003751AF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Лабораторна робота</w:t>
      </w:r>
      <w:r w:rsidR="00F92119" w:rsidRPr="003751A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 w:rsidR="00023AB5" w:rsidRPr="003751AF">
        <w:rPr>
          <w:rFonts w:ascii="Times New Roman" w:hAnsi="Times New Roman" w:cs="Times New Roman"/>
          <w:b/>
          <w:bCs/>
          <w:color w:val="000000"/>
          <w:sz w:val="28"/>
          <w:szCs w:val="28"/>
        </w:rPr>
        <w:t>3</w:t>
      </w:r>
    </w:p>
    <w:p w14:paraId="0B8315CB" w14:textId="09B26D06" w:rsidR="00C825D2" w:rsidRPr="003751AF" w:rsidRDefault="00C825D2" w:rsidP="00C825D2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751A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Варіант</w:t>
      </w:r>
      <w:r w:rsidR="006142A6" w:rsidRPr="003751AF">
        <w:rPr>
          <w:rFonts w:ascii="Times New Roman" w:hAnsi="Times New Roman" w:cs="Times New Roman"/>
          <w:b/>
          <w:bCs/>
          <w:color w:val="000000"/>
          <w:sz w:val="28"/>
          <w:szCs w:val="28"/>
        </w:rPr>
        <w:t>: свій (Чашка)</w:t>
      </w:r>
    </w:p>
    <w:p w14:paraId="706D891B" w14:textId="071A2969" w:rsidR="00F7656D" w:rsidRPr="003751AF" w:rsidRDefault="00023AB5" w:rsidP="004919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3751AF">
        <w:rPr>
          <w:rFonts w:ascii="Times New Roman" w:hAnsi="Times New Roman" w:cs="Times New Roman"/>
          <w:sz w:val="28"/>
          <w:szCs w:val="28"/>
        </w:rPr>
        <w:t xml:space="preserve"> </w:t>
      </w:r>
      <w:r w:rsidRPr="003751AF">
        <w:rPr>
          <w:rFonts w:ascii="Times New Roman" w:hAnsi="Times New Roman" w:cs="Times New Roman"/>
          <w:sz w:val="28"/>
          <w:szCs w:val="28"/>
        </w:rPr>
        <w:t>ознайомитися з основними типами тестування та навчитися застосовувати їх до</w:t>
      </w:r>
      <w:r w:rsidRPr="003751AF">
        <w:rPr>
          <w:rFonts w:ascii="Times New Roman" w:hAnsi="Times New Roman" w:cs="Times New Roman"/>
          <w:sz w:val="28"/>
          <w:szCs w:val="28"/>
        </w:rPr>
        <w:t xml:space="preserve"> </w:t>
      </w:r>
      <w:r w:rsidRPr="003751AF">
        <w:rPr>
          <w:rFonts w:ascii="Times New Roman" w:hAnsi="Times New Roman" w:cs="Times New Roman"/>
          <w:sz w:val="28"/>
          <w:szCs w:val="28"/>
        </w:rPr>
        <w:t>реального продукту.</w:t>
      </w:r>
    </w:p>
    <w:p w14:paraId="4A9601BE" w14:textId="4AFBCD8F" w:rsidR="00334423" w:rsidRPr="003751AF" w:rsidRDefault="00334423" w:rsidP="004919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b/>
          <w:bCs/>
          <w:sz w:val="28"/>
          <w:szCs w:val="28"/>
        </w:rPr>
        <w:t xml:space="preserve">Завдання: </w:t>
      </w:r>
      <w:r w:rsidRPr="003751AF">
        <w:rPr>
          <w:rFonts w:ascii="Times New Roman" w:hAnsi="Times New Roman" w:cs="Times New Roman"/>
          <w:sz w:val="28"/>
          <w:szCs w:val="28"/>
        </w:rPr>
        <w:t>Оберіть будь-який предмет із переліку нижче (це може бути той самий предмет, що й у</w:t>
      </w:r>
      <w:r w:rsidRPr="003751AF">
        <w:rPr>
          <w:rFonts w:ascii="Times New Roman" w:hAnsi="Times New Roman" w:cs="Times New Roman"/>
          <w:sz w:val="28"/>
          <w:szCs w:val="28"/>
        </w:rPr>
        <w:t xml:space="preserve"> </w:t>
      </w:r>
      <w:r w:rsidRPr="003751AF">
        <w:rPr>
          <w:rFonts w:ascii="Times New Roman" w:hAnsi="Times New Roman" w:cs="Times New Roman"/>
          <w:sz w:val="28"/>
          <w:szCs w:val="28"/>
        </w:rPr>
        <w:t>Завданні 2, або інший).</w:t>
      </w:r>
    </w:p>
    <w:p w14:paraId="77CDA944" w14:textId="77777777" w:rsidR="00334423" w:rsidRPr="003751AF" w:rsidRDefault="00334423" w:rsidP="004919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Для обраного предмета:</w:t>
      </w:r>
    </w:p>
    <w:p w14:paraId="6865986E" w14:textId="38E9B70E" w:rsidR="00334423" w:rsidRPr="003751AF" w:rsidRDefault="00334423" w:rsidP="004919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1. Визначте базовий набір вимог до продукту та згрупуйте їх за типами тестування</w:t>
      </w:r>
      <w:r w:rsidRPr="003751AF">
        <w:rPr>
          <w:rFonts w:ascii="Times New Roman" w:hAnsi="Times New Roman" w:cs="Times New Roman"/>
          <w:sz w:val="28"/>
          <w:szCs w:val="28"/>
        </w:rPr>
        <w:t xml:space="preserve"> </w:t>
      </w:r>
      <w:r w:rsidRPr="003751AF">
        <w:rPr>
          <w:rFonts w:ascii="Times New Roman" w:hAnsi="Times New Roman" w:cs="Times New Roman"/>
          <w:sz w:val="28"/>
          <w:szCs w:val="28"/>
        </w:rPr>
        <w:t>(наприклад: UI, функціональні, зручність використання, надійність, безпека тощо). Вимоги</w:t>
      </w:r>
      <w:r w:rsidRPr="003751AF">
        <w:rPr>
          <w:rFonts w:ascii="Times New Roman" w:hAnsi="Times New Roman" w:cs="Times New Roman"/>
          <w:sz w:val="28"/>
          <w:szCs w:val="28"/>
        </w:rPr>
        <w:t xml:space="preserve"> </w:t>
      </w:r>
      <w:r w:rsidRPr="003751AF">
        <w:rPr>
          <w:rFonts w:ascii="Times New Roman" w:hAnsi="Times New Roman" w:cs="Times New Roman"/>
          <w:sz w:val="28"/>
          <w:szCs w:val="28"/>
        </w:rPr>
        <w:t>мають бути конкретними й вимірюваними (розмір, колір, кількість, кут, вага, час). Можна</w:t>
      </w:r>
      <w:r w:rsidRPr="003751AF">
        <w:rPr>
          <w:rFonts w:ascii="Times New Roman" w:hAnsi="Times New Roman" w:cs="Times New Roman"/>
          <w:sz w:val="28"/>
          <w:szCs w:val="28"/>
        </w:rPr>
        <w:t xml:space="preserve"> </w:t>
      </w:r>
      <w:r w:rsidRPr="003751AF">
        <w:rPr>
          <w:rFonts w:ascii="Times New Roman" w:hAnsi="Times New Roman" w:cs="Times New Roman"/>
          <w:sz w:val="28"/>
          <w:szCs w:val="28"/>
        </w:rPr>
        <w:t>взяти за основу вимоги із Завдання 2.</w:t>
      </w:r>
    </w:p>
    <w:p w14:paraId="4FD85883" w14:textId="59DCC5C8" w:rsidR="00334423" w:rsidRPr="003751AF" w:rsidRDefault="00334423" w:rsidP="004919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2. Оберіть щонайменше 6 типів тестування, які можна застосувати до продукту</w:t>
      </w:r>
      <w:r w:rsidRPr="003751AF">
        <w:rPr>
          <w:rFonts w:ascii="Times New Roman" w:hAnsi="Times New Roman" w:cs="Times New Roman"/>
          <w:sz w:val="28"/>
          <w:szCs w:val="28"/>
        </w:rPr>
        <w:t xml:space="preserve"> </w:t>
      </w:r>
      <w:r w:rsidRPr="003751AF">
        <w:rPr>
          <w:rFonts w:ascii="Times New Roman" w:hAnsi="Times New Roman" w:cs="Times New Roman"/>
          <w:sz w:val="28"/>
          <w:szCs w:val="28"/>
        </w:rPr>
        <w:t>(щонайменше 1 функціональний і 4 нефункціональні). Для кожного типу поясніть, чому</w:t>
      </w:r>
      <w:r w:rsidRPr="003751AF">
        <w:rPr>
          <w:rFonts w:ascii="Times New Roman" w:hAnsi="Times New Roman" w:cs="Times New Roman"/>
          <w:sz w:val="28"/>
          <w:szCs w:val="28"/>
        </w:rPr>
        <w:t xml:space="preserve"> </w:t>
      </w:r>
      <w:r w:rsidRPr="003751AF">
        <w:rPr>
          <w:rFonts w:ascii="Times New Roman" w:hAnsi="Times New Roman" w:cs="Times New Roman"/>
          <w:sz w:val="28"/>
          <w:szCs w:val="28"/>
        </w:rPr>
        <w:t>він актуальний для цього продукту, визначте пріоритет (Високий / Середній / Низький) і</w:t>
      </w:r>
      <w:r w:rsidRPr="003751AF">
        <w:rPr>
          <w:rFonts w:ascii="Times New Roman" w:hAnsi="Times New Roman" w:cs="Times New Roman"/>
          <w:sz w:val="28"/>
          <w:szCs w:val="28"/>
        </w:rPr>
        <w:t xml:space="preserve"> </w:t>
      </w:r>
      <w:r w:rsidRPr="003751AF">
        <w:rPr>
          <w:rFonts w:ascii="Times New Roman" w:hAnsi="Times New Roman" w:cs="Times New Roman"/>
          <w:sz w:val="28"/>
          <w:szCs w:val="28"/>
        </w:rPr>
        <w:t>вкажіть, які сценарії його покривають.</w:t>
      </w:r>
    </w:p>
    <w:p w14:paraId="5B3A6689" w14:textId="5CB2E485" w:rsidR="00334423" w:rsidRPr="003751AF" w:rsidRDefault="00334423" w:rsidP="004919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3. Назвіть щонайменше 2 типи тестування, які НЕ застосовуються до продукту (або не мають</w:t>
      </w:r>
      <w:r w:rsidRPr="003751AF">
        <w:rPr>
          <w:rFonts w:ascii="Times New Roman" w:hAnsi="Times New Roman" w:cs="Times New Roman"/>
          <w:sz w:val="28"/>
          <w:szCs w:val="28"/>
        </w:rPr>
        <w:t xml:space="preserve"> </w:t>
      </w:r>
      <w:r w:rsidRPr="003751AF">
        <w:rPr>
          <w:rFonts w:ascii="Times New Roman" w:hAnsi="Times New Roman" w:cs="Times New Roman"/>
          <w:sz w:val="28"/>
          <w:szCs w:val="28"/>
        </w:rPr>
        <w:t>сенсу), і поясніть чому.</w:t>
      </w:r>
    </w:p>
    <w:p w14:paraId="3AA780B9" w14:textId="257A29B1" w:rsidR="00334423" w:rsidRPr="003751AF" w:rsidRDefault="00334423" w:rsidP="004919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4. Напишіть сценарії тестування – щонайменше по одному на кожен обраний тип (загалом не</w:t>
      </w:r>
      <w:r w:rsidRPr="003751AF">
        <w:rPr>
          <w:rFonts w:ascii="Times New Roman" w:hAnsi="Times New Roman" w:cs="Times New Roman"/>
          <w:sz w:val="28"/>
          <w:szCs w:val="28"/>
        </w:rPr>
        <w:t xml:space="preserve"> </w:t>
      </w:r>
      <w:r w:rsidRPr="003751AF">
        <w:rPr>
          <w:rFonts w:ascii="Times New Roman" w:hAnsi="Times New Roman" w:cs="Times New Roman"/>
          <w:sz w:val="28"/>
          <w:szCs w:val="28"/>
        </w:rPr>
        <w:t>менше 8). Кожен сценарій має посилатися на вимогу, містити конкретні кроки та</w:t>
      </w:r>
      <w:r w:rsidRPr="003751AF">
        <w:rPr>
          <w:rFonts w:ascii="Times New Roman" w:hAnsi="Times New Roman" w:cs="Times New Roman"/>
          <w:sz w:val="28"/>
          <w:szCs w:val="28"/>
        </w:rPr>
        <w:t xml:space="preserve"> </w:t>
      </w:r>
      <w:r w:rsidRPr="003751AF">
        <w:rPr>
          <w:rFonts w:ascii="Times New Roman" w:hAnsi="Times New Roman" w:cs="Times New Roman"/>
          <w:sz w:val="28"/>
          <w:szCs w:val="28"/>
        </w:rPr>
        <w:t>очікуваний результат.</w:t>
      </w:r>
    </w:p>
    <w:p w14:paraId="362B7ED3" w14:textId="03C9B386" w:rsidR="00334423" w:rsidRPr="003751AF" w:rsidRDefault="00334423" w:rsidP="004919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5. Опишіть 2–3 можливі дефекти: назва, тип тестування, яким знайдено дефект, кроки</w:t>
      </w:r>
      <w:r w:rsidRPr="003751AF">
        <w:rPr>
          <w:rFonts w:ascii="Times New Roman" w:hAnsi="Times New Roman" w:cs="Times New Roman"/>
          <w:sz w:val="28"/>
          <w:szCs w:val="28"/>
        </w:rPr>
        <w:t xml:space="preserve"> </w:t>
      </w:r>
      <w:r w:rsidRPr="003751AF">
        <w:rPr>
          <w:rFonts w:ascii="Times New Roman" w:hAnsi="Times New Roman" w:cs="Times New Roman"/>
          <w:sz w:val="28"/>
          <w:szCs w:val="28"/>
        </w:rPr>
        <w:t>відтворення, очікуваний результат, фактичний результат.</w:t>
      </w:r>
    </w:p>
    <w:p w14:paraId="40367ECD" w14:textId="62C97EB7" w:rsidR="00F7656D" w:rsidRPr="003751AF" w:rsidRDefault="00334423" w:rsidP="004919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6. Зробіть висновок: які типи тестування найважливіші для вашого продукту та в якому</w:t>
      </w:r>
      <w:r w:rsidRPr="003751AF">
        <w:rPr>
          <w:rFonts w:ascii="Times New Roman" w:hAnsi="Times New Roman" w:cs="Times New Roman"/>
          <w:sz w:val="28"/>
          <w:szCs w:val="28"/>
        </w:rPr>
        <w:t xml:space="preserve"> </w:t>
      </w:r>
      <w:r w:rsidRPr="003751AF">
        <w:rPr>
          <w:rFonts w:ascii="Times New Roman" w:hAnsi="Times New Roman" w:cs="Times New Roman"/>
          <w:sz w:val="28"/>
          <w:szCs w:val="28"/>
        </w:rPr>
        <w:t>порядку ви б їх проводили.</w:t>
      </w:r>
    </w:p>
    <w:p w14:paraId="1822F55A" w14:textId="77777777" w:rsidR="00F7656D" w:rsidRPr="003751AF" w:rsidRDefault="00F7656D" w:rsidP="004919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C50E40" w14:textId="77777777" w:rsidR="00F7656D" w:rsidRPr="003751AF" w:rsidRDefault="00F7656D" w:rsidP="004919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440AE6" w14:textId="77777777" w:rsidR="00334423" w:rsidRPr="003751AF" w:rsidRDefault="00334423" w:rsidP="004919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440230" w14:textId="58FCD2BF" w:rsidR="00F7656D" w:rsidRPr="003751AF" w:rsidRDefault="00F7656D" w:rsidP="004919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Виконання</w:t>
      </w:r>
    </w:p>
    <w:p w14:paraId="266E1B6C" w14:textId="3B941525" w:rsidR="00C825D2" w:rsidRPr="003751AF" w:rsidRDefault="00334423" w:rsidP="004919A0">
      <w:p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 xml:space="preserve">Назва продукту: </w:t>
      </w:r>
      <w:r w:rsidR="00622EDE" w:rsidRPr="003751AF">
        <w:rPr>
          <w:rFonts w:ascii="Times New Roman" w:hAnsi="Times New Roman" w:cs="Times New Roman"/>
          <w:sz w:val="28"/>
          <w:szCs w:val="28"/>
        </w:rPr>
        <w:t>Чашка</w:t>
      </w:r>
    </w:p>
    <w:p w14:paraId="733EB62B" w14:textId="7A8B261D" w:rsidR="00622EDE" w:rsidRPr="003751AF" w:rsidRDefault="00622EDE" w:rsidP="004919A0">
      <w:p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Вимоги:</w:t>
      </w:r>
    </w:p>
    <w:p w14:paraId="4CB8B64E" w14:textId="1B10242E" w:rsidR="00622EDE" w:rsidRPr="003751AF" w:rsidRDefault="00622EDE" w:rsidP="004919A0">
      <w:p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Продукт повинен…</w:t>
      </w:r>
    </w:p>
    <w:p w14:paraId="33E87C8F" w14:textId="195749E9" w:rsidR="00622EDE" w:rsidRPr="003751AF" w:rsidRDefault="00622EDE" w:rsidP="004919A0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  <w:lang w:val="en-US"/>
        </w:rPr>
        <w:t>UI (</w:t>
      </w:r>
      <w:r w:rsidRPr="003751AF">
        <w:rPr>
          <w:rFonts w:ascii="Times New Roman" w:hAnsi="Times New Roman" w:cs="Times New Roman"/>
          <w:sz w:val="28"/>
          <w:szCs w:val="28"/>
        </w:rPr>
        <w:t>Зовнішній вигляд</w:t>
      </w:r>
      <w:r w:rsidRPr="003751A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3751AF">
        <w:rPr>
          <w:rFonts w:ascii="Times New Roman" w:hAnsi="Times New Roman" w:cs="Times New Roman"/>
          <w:sz w:val="28"/>
          <w:szCs w:val="28"/>
        </w:rPr>
        <w:t>:</w:t>
      </w:r>
    </w:p>
    <w:p w14:paraId="13933088" w14:textId="359E7C0D" w:rsidR="00692F04" w:rsidRPr="003751AF" w:rsidRDefault="00692F04" w:rsidP="004919A0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Бути виготовленим з кераміки;</w:t>
      </w:r>
    </w:p>
    <w:p w14:paraId="0CD8C43D" w14:textId="4F8DF23F" w:rsidR="007654ED" w:rsidRPr="003751AF" w:rsidRDefault="007654ED" w:rsidP="004919A0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Мати циліндричну форму;</w:t>
      </w:r>
    </w:p>
    <w:p w14:paraId="5ADC16D9" w14:textId="1587912A" w:rsidR="00622EDE" w:rsidRPr="003751AF" w:rsidRDefault="007654ED" w:rsidP="004919A0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Мати зовнішню висоту 11 см;</w:t>
      </w:r>
    </w:p>
    <w:p w14:paraId="7887ABA3" w14:textId="2906A857" w:rsidR="007654ED" w:rsidRPr="003751AF" w:rsidRDefault="007654ED" w:rsidP="004919A0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Мати зовнішній діаметр 9 см;</w:t>
      </w:r>
    </w:p>
    <w:p w14:paraId="40A7C68C" w14:textId="508C0125" w:rsidR="007654ED" w:rsidRPr="003751AF" w:rsidRDefault="007654ED" w:rsidP="004919A0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Мати товщину стінок 2 мм;</w:t>
      </w:r>
    </w:p>
    <w:p w14:paraId="06E3C505" w14:textId="718578CE" w:rsidR="007654ED" w:rsidRPr="003751AF" w:rsidRDefault="007654ED" w:rsidP="004919A0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Мати товщину дна 4 мм;</w:t>
      </w:r>
    </w:p>
    <w:p w14:paraId="2FA3F601" w14:textId="057CFCE9" w:rsidR="007654ED" w:rsidRPr="003751AF" w:rsidRDefault="007654ED" w:rsidP="004919A0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Мати ручку;</w:t>
      </w:r>
    </w:p>
    <w:p w14:paraId="5B52CD96" w14:textId="2457F5AF" w:rsidR="007923B2" w:rsidRPr="003751AF" w:rsidRDefault="007923B2" w:rsidP="004919A0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Мати світло-рожевий фоновий колір (</w:t>
      </w:r>
      <w:r w:rsidRPr="003751AF">
        <w:rPr>
          <w:rFonts w:ascii="Times New Roman" w:hAnsi="Times New Roman" w:cs="Times New Roman"/>
          <w:sz w:val="28"/>
          <w:szCs w:val="28"/>
          <w:lang w:val="en-US"/>
        </w:rPr>
        <w:t>#ff99ff</w:t>
      </w:r>
      <w:r w:rsidRPr="003751AF">
        <w:rPr>
          <w:rFonts w:ascii="Times New Roman" w:hAnsi="Times New Roman" w:cs="Times New Roman"/>
          <w:sz w:val="28"/>
          <w:szCs w:val="28"/>
        </w:rPr>
        <w:t>);</w:t>
      </w:r>
    </w:p>
    <w:p w14:paraId="4E4948E7" w14:textId="6DF589C2" w:rsidR="007923B2" w:rsidRPr="003751AF" w:rsidRDefault="007923B2" w:rsidP="004919A0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 xml:space="preserve">Мати малюнок киці з </w:t>
      </w:r>
      <w:r w:rsidRPr="003751AF">
        <w:rPr>
          <w:rFonts w:ascii="Times New Roman" w:hAnsi="Times New Roman" w:cs="Times New Roman"/>
          <w:sz w:val="28"/>
          <w:szCs w:val="28"/>
          <w:lang w:val="en-US"/>
        </w:rPr>
        <w:t>Hello Kitty</w:t>
      </w:r>
      <w:r w:rsidRPr="003751AF">
        <w:rPr>
          <w:rFonts w:ascii="Times New Roman" w:hAnsi="Times New Roman" w:cs="Times New Roman"/>
          <w:sz w:val="28"/>
          <w:szCs w:val="28"/>
        </w:rPr>
        <w:t xml:space="preserve"> зліва від ручки</w:t>
      </w:r>
      <w:r w:rsidR="006508ED" w:rsidRPr="003751AF">
        <w:rPr>
          <w:rFonts w:ascii="Times New Roman" w:hAnsi="Times New Roman" w:cs="Times New Roman"/>
          <w:sz w:val="28"/>
          <w:szCs w:val="28"/>
        </w:rPr>
        <w:t xml:space="preserve"> </w:t>
      </w:r>
      <w:r w:rsidR="006508ED" w:rsidRPr="003751AF">
        <w:rPr>
          <w:rFonts w:ascii="Times New Roman" w:hAnsi="Times New Roman" w:cs="Times New Roman"/>
          <w:sz w:val="28"/>
          <w:szCs w:val="28"/>
        </w:rPr>
        <w:t>(якщо тримати чашку в правій руці ручкою до себе)</w:t>
      </w:r>
      <w:r w:rsidR="006508ED" w:rsidRPr="003751AF">
        <w:rPr>
          <w:rFonts w:ascii="Times New Roman" w:hAnsi="Times New Roman" w:cs="Times New Roman"/>
          <w:sz w:val="28"/>
          <w:szCs w:val="28"/>
        </w:rPr>
        <w:tab/>
      </w:r>
      <w:r w:rsidRPr="003751AF">
        <w:rPr>
          <w:rFonts w:ascii="Times New Roman" w:hAnsi="Times New Roman" w:cs="Times New Roman"/>
          <w:sz w:val="28"/>
          <w:szCs w:val="28"/>
        </w:rPr>
        <w:t>.</w:t>
      </w:r>
    </w:p>
    <w:p w14:paraId="2533A21E" w14:textId="1B27B834" w:rsidR="007654ED" w:rsidRPr="003751AF" w:rsidRDefault="007923B2" w:rsidP="004919A0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Функціональні:</w:t>
      </w:r>
    </w:p>
    <w:p w14:paraId="601C6B67" w14:textId="58DC45B3" w:rsidR="009C3CD5" w:rsidRPr="003751AF" w:rsidRDefault="003760CA" w:rsidP="004919A0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В</w:t>
      </w:r>
      <w:r w:rsidR="007923B2" w:rsidRPr="003751AF">
        <w:rPr>
          <w:rFonts w:ascii="Times New Roman" w:hAnsi="Times New Roman" w:cs="Times New Roman"/>
          <w:sz w:val="28"/>
          <w:szCs w:val="28"/>
        </w:rPr>
        <w:t xml:space="preserve">міщати рідину об’ємом 615 </w:t>
      </w:r>
      <w:r w:rsidR="00D81E95" w:rsidRPr="003751AF">
        <w:rPr>
          <w:rFonts w:ascii="Times New Roman" w:hAnsi="Times New Roman" w:cs="Times New Roman"/>
          <w:sz w:val="28"/>
          <w:szCs w:val="28"/>
        </w:rPr>
        <w:t>мл</w:t>
      </w:r>
      <w:r w:rsidR="002D659A" w:rsidRPr="003751AF">
        <w:rPr>
          <w:rFonts w:ascii="Times New Roman" w:hAnsi="Times New Roman" w:cs="Times New Roman"/>
          <w:sz w:val="28"/>
          <w:szCs w:val="28"/>
        </w:rPr>
        <w:t xml:space="preserve"> (доступна похибк</w:t>
      </w:r>
      <w:r w:rsidR="002D659A" w:rsidRPr="003751AF">
        <w:rPr>
          <w:rFonts w:ascii="Times New Roman" w:hAnsi="Times New Roman" w:cs="Times New Roman"/>
          <w:sz w:val="28"/>
          <w:szCs w:val="28"/>
          <w:lang/>
        </w:rPr>
        <w:t>а</w:t>
      </w:r>
      <w:r w:rsidR="002D659A" w:rsidRPr="003751AF">
        <w:rPr>
          <w:rFonts w:ascii="Times New Roman" w:hAnsi="Times New Roman" w:cs="Times New Roman"/>
          <w:sz w:val="28"/>
          <w:szCs w:val="28"/>
        </w:rPr>
        <w:t xml:space="preserve"> 5 </w:t>
      </w:r>
      <w:r w:rsidR="00D81E95" w:rsidRPr="003751AF">
        <w:rPr>
          <w:rFonts w:ascii="Times New Roman" w:hAnsi="Times New Roman" w:cs="Times New Roman"/>
          <w:sz w:val="28"/>
          <w:szCs w:val="28"/>
        </w:rPr>
        <w:t>мл</w:t>
      </w:r>
      <w:r w:rsidR="002D659A" w:rsidRPr="003751AF">
        <w:rPr>
          <w:rFonts w:ascii="Times New Roman" w:hAnsi="Times New Roman" w:cs="Times New Roman"/>
          <w:sz w:val="28"/>
          <w:szCs w:val="28"/>
        </w:rPr>
        <w:t>)</w:t>
      </w:r>
      <w:r w:rsidR="001532A0" w:rsidRPr="003751AF">
        <w:rPr>
          <w:rFonts w:ascii="Times New Roman" w:hAnsi="Times New Roman" w:cs="Times New Roman"/>
          <w:sz w:val="28"/>
          <w:szCs w:val="28"/>
        </w:rPr>
        <w:t>.</w:t>
      </w:r>
    </w:p>
    <w:p w14:paraId="3EFB3CED" w14:textId="67034EB0" w:rsidR="009C3CD5" w:rsidRPr="003751AF" w:rsidRDefault="009C3CD5" w:rsidP="004919A0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Зручність використання:</w:t>
      </w:r>
    </w:p>
    <w:p w14:paraId="4F50B3FD" w14:textId="7F59808B" w:rsidR="009C3CD5" w:rsidRPr="003751AF" w:rsidRDefault="006508ED" w:rsidP="004919A0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Мати в</w:t>
      </w:r>
      <w:r w:rsidRPr="003751AF">
        <w:rPr>
          <w:rFonts w:ascii="Times New Roman" w:hAnsi="Times New Roman" w:cs="Times New Roman"/>
          <w:sz w:val="28"/>
          <w:szCs w:val="28"/>
        </w:rPr>
        <w:t xml:space="preserve">нутрішній отвір ручки </w:t>
      </w:r>
      <w:r w:rsidRPr="003751AF">
        <w:rPr>
          <w:rFonts w:ascii="Times New Roman" w:hAnsi="Times New Roman" w:cs="Times New Roman"/>
          <w:sz w:val="28"/>
          <w:szCs w:val="28"/>
        </w:rPr>
        <w:t xml:space="preserve">з </w:t>
      </w:r>
      <w:r w:rsidRPr="003751AF">
        <w:rPr>
          <w:rFonts w:ascii="Times New Roman" w:hAnsi="Times New Roman" w:cs="Times New Roman"/>
          <w:sz w:val="28"/>
          <w:szCs w:val="28"/>
        </w:rPr>
        <w:t>висот</w:t>
      </w:r>
      <w:r w:rsidRPr="003751AF">
        <w:rPr>
          <w:rFonts w:ascii="Times New Roman" w:hAnsi="Times New Roman" w:cs="Times New Roman"/>
          <w:sz w:val="28"/>
          <w:szCs w:val="28"/>
        </w:rPr>
        <w:t>ою</w:t>
      </w:r>
      <w:r w:rsidRPr="003751AF">
        <w:rPr>
          <w:rFonts w:ascii="Times New Roman" w:hAnsi="Times New Roman" w:cs="Times New Roman"/>
          <w:sz w:val="28"/>
          <w:szCs w:val="28"/>
        </w:rPr>
        <w:t xml:space="preserve"> не менше 6 см і ширин</w:t>
      </w:r>
      <w:r w:rsidRPr="003751AF">
        <w:rPr>
          <w:rFonts w:ascii="Times New Roman" w:hAnsi="Times New Roman" w:cs="Times New Roman"/>
          <w:sz w:val="28"/>
          <w:szCs w:val="28"/>
        </w:rPr>
        <w:t>ою</w:t>
      </w:r>
      <w:r w:rsidRPr="003751AF">
        <w:rPr>
          <w:rFonts w:ascii="Times New Roman" w:hAnsi="Times New Roman" w:cs="Times New Roman"/>
          <w:sz w:val="28"/>
          <w:szCs w:val="28"/>
        </w:rPr>
        <w:t xml:space="preserve"> не менше 2,5 см, щоб туди вільно поміщалися 3 пальці дорослої людини</w:t>
      </w:r>
      <w:r w:rsidR="001532A0" w:rsidRPr="003751AF">
        <w:rPr>
          <w:rFonts w:ascii="Times New Roman" w:hAnsi="Times New Roman" w:cs="Times New Roman"/>
          <w:sz w:val="28"/>
          <w:szCs w:val="28"/>
        </w:rPr>
        <w:t>;</w:t>
      </w:r>
    </w:p>
    <w:p w14:paraId="1006243A" w14:textId="3C9FCAEA" w:rsidR="001532A0" w:rsidRPr="003751AF" w:rsidRDefault="001532A0" w:rsidP="004919A0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Розподіляти тепло від рідини</w:t>
      </w:r>
      <w:r w:rsidR="00854378" w:rsidRPr="003751AF">
        <w:rPr>
          <w:rFonts w:ascii="Times New Roman" w:hAnsi="Times New Roman" w:cs="Times New Roman"/>
          <w:sz w:val="28"/>
          <w:szCs w:val="28"/>
        </w:rPr>
        <w:t xml:space="preserve"> всередині чашки</w:t>
      </w:r>
      <w:r w:rsidRPr="003751AF">
        <w:rPr>
          <w:rFonts w:ascii="Times New Roman" w:hAnsi="Times New Roman" w:cs="Times New Roman"/>
          <w:sz w:val="28"/>
          <w:szCs w:val="28"/>
        </w:rPr>
        <w:t xml:space="preserve"> таким чином, щоб ручка не нагрівалась</w:t>
      </w:r>
      <w:r w:rsidR="00854378" w:rsidRPr="003751AF">
        <w:rPr>
          <w:rFonts w:ascii="Times New Roman" w:hAnsi="Times New Roman" w:cs="Times New Roman"/>
          <w:sz w:val="28"/>
          <w:szCs w:val="28"/>
        </w:rPr>
        <w:t xml:space="preserve"> вище 35 градусів Цельсія.</w:t>
      </w:r>
    </w:p>
    <w:p w14:paraId="646C9D28" w14:textId="647A8321" w:rsidR="00854378" w:rsidRPr="003751AF" w:rsidRDefault="00854378" w:rsidP="004919A0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Надійність</w:t>
      </w:r>
    </w:p>
    <w:p w14:paraId="7EE256B3" w14:textId="03CC6862" w:rsidR="00DF387D" w:rsidRPr="003751AF" w:rsidRDefault="006508ED" w:rsidP="004919A0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Не протікати при повному наповненні (615 мл) водою температури +100°C протягом щонайменше 24 годин</w:t>
      </w:r>
      <w:r w:rsidRPr="003751AF">
        <w:rPr>
          <w:rFonts w:ascii="Times New Roman" w:hAnsi="Times New Roman" w:cs="Times New Roman"/>
          <w:sz w:val="28"/>
          <w:szCs w:val="28"/>
        </w:rPr>
        <w:t>.</w:t>
      </w:r>
    </w:p>
    <w:p w14:paraId="297C2761" w14:textId="072782DC" w:rsidR="00854378" w:rsidRPr="003751AF" w:rsidRDefault="00854378" w:rsidP="004919A0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Вплив середовища</w:t>
      </w:r>
    </w:p>
    <w:p w14:paraId="4BCB1251" w14:textId="19204053" w:rsidR="00854378" w:rsidRPr="003751AF" w:rsidRDefault="00DF387D" w:rsidP="004919A0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Не змінювати структуру та зовнішній вигляд під впливом температур в діапазоні від -30 до +200 градусів Цельсія.</w:t>
      </w:r>
    </w:p>
    <w:p w14:paraId="2C79D99D" w14:textId="77777777" w:rsidR="002369CD" w:rsidRPr="003751AF" w:rsidRDefault="002369CD" w:rsidP="004919A0">
      <w:p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br w:type="page"/>
      </w:r>
    </w:p>
    <w:p w14:paraId="73224376" w14:textId="0DBDF7FE" w:rsidR="00622EDE" w:rsidRPr="003751AF" w:rsidRDefault="003751AF" w:rsidP="004919A0">
      <w:p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lastRenderedPageBreak/>
        <w:t xml:space="preserve">Таблиця 1 – </w:t>
      </w:r>
      <w:r w:rsidR="00801151" w:rsidRPr="003751AF">
        <w:rPr>
          <w:rFonts w:ascii="Times New Roman" w:hAnsi="Times New Roman" w:cs="Times New Roman"/>
          <w:sz w:val="28"/>
          <w:szCs w:val="28"/>
        </w:rPr>
        <w:t>Типи тестування (за пріоритетом)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54"/>
        <w:gridCol w:w="2322"/>
        <w:gridCol w:w="3386"/>
        <w:gridCol w:w="1524"/>
        <w:gridCol w:w="1843"/>
      </w:tblGrid>
      <w:tr w:rsidR="00801151" w:rsidRPr="003751AF" w14:paraId="6FB55740" w14:textId="77777777" w:rsidTr="00801151">
        <w:tc>
          <w:tcPr>
            <w:tcW w:w="555" w:type="dxa"/>
          </w:tcPr>
          <w:p w14:paraId="606F2099" w14:textId="3536F5BF" w:rsidR="00801151" w:rsidRPr="003751AF" w:rsidRDefault="00801151" w:rsidP="004919A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327" w:type="dxa"/>
          </w:tcPr>
          <w:p w14:paraId="224276EF" w14:textId="4BA71D48" w:rsidR="00801151" w:rsidRPr="003751AF" w:rsidRDefault="00801151" w:rsidP="004919A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тестування</w:t>
            </w:r>
          </w:p>
        </w:tc>
        <w:tc>
          <w:tcPr>
            <w:tcW w:w="3411" w:type="dxa"/>
          </w:tcPr>
          <w:p w14:paraId="6AD97122" w14:textId="4BB48080" w:rsidR="00801151" w:rsidRPr="003751AF" w:rsidRDefault="00801151" w:rsidP="004919A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Чому застосовується</w:t>
            </w:r>
          </w:p>
        </w:tc>
        <w:tc>
          <w:tcPr>
            <w:tcW w:w="1483" w:type="dxa"/>
          </w:tcPr>
          <w:p w14:paraId="32D61C0A" w14:textId="618D87B1" w:rsidR="00801151" w:rsidRPr="003751AF" w:rsidRDefault="00801151" w:rsidP="004919A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Пріоритет</w:t>
            </w:r>
          </w:p>
        </w:tc>
        <w:tc>
          <w:tcPr>
            <w:tcW w:w="1853" w:type="dxa"/>
          </w:tcPr>
          <w:p w14:paraId="5AFE7AAE" w14:textId="5C333184" w:rsidR="00801151" w:rsidRPr="003751AF" w:rsidRDefault="00801151" w:rsidP="004919A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Сценарії</w:t>
            </w:r>
          </w:p>
        </w:tc>
      </w:tr>
      <w:tr w:rsidR="00801151" w:rsidRPr="003751AF" w14:paraId="475109C6" w14:textId="77777777" w:rsidTr="00801151">
        <w:tc>
          <w:tcPr>
            <w:tcW w:w="555" w:type="dxa"/>
          </w:tcPr>
          <w:p w14:paraId="1AE11DA0" w14:textId="3CBBF8D1" w:rsidR="00801151" w:rsidRPr="003751AF" w:rsidRDefault="00801151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27" w:type="dxa"/>
          </w:tcPr>
          <w:p w14:paraId="493A41D7" w14:textId="79240AD8" w:rsidR="00801151" w:rsidRPr="003751AF" w:rsidRDefault="00801151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>Димове</w:t>
            </w:r>
          </w:p>
        </w:tc>
        <w:tc>
          <w:tcPr>
            <w:tcW w:w="3411" w:type="dxa"/>
          </w:tcPr>
          <w:p w14:paraId="5AFCB038" w14:textId="024BC404" w:rsidR="00801151" w:rsidRPr="003751AF" w:rsidRDefault="00801151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 xml:space="preserve">Основне призначення </w:t>
            </w:r>
            <w:r w:rsidR="00692F04" w:rsidRPr="003751AF">
              <w:rPr>
                <w:rFonts w:ascii="Times New Roman" w:hAnsi="Times New Roman" w:cs="Times New Roman"/>
                <w:sz w:val="28"/>
                <w:szCs w:val="28"/>
              </w:rPr>
              <w:t xml:space="preserve">продукту </w:t>
            </w: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 xml:space="preserve"> – можна набирати рідин</w:t>
            </w:r>
            <w:r w:rsidR="00692F04" w:rsidRPr="003751AF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 xml:space="preserve"> і пити</w:t>
            </w:r>
          </w:p>
        </w:tc>
        <w:tc>
          <w:tcPr>
            <w:tcW w:w="1483" w:type="dxa"/>
          </w:tcPr>
          <w:p w14:paraId="2B012964" w14:textId="5FF2C0F4" w:rsidR="00801151" w:rsidRPr="003751AF" w:rsidRDefault="00801151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>Високий</w:t>
            </w:r>
          </w:p>
        </w:tc>
        <w:tc>
          <w:tcPr>
            <w:tcW w:w="1853" w:type="dxa"/>
          </w:tcPr>
          <w:p w14:paraId="669D9B05" w14:textId="0AB1F469" w:rsidR="00801151" w:rsidRPr="00280F4D" w:rsidRDefault="00280F4D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TS-01</w:t>
            </w:r>
          </w:p>
        </w:tc>
      </w:tr>
      <w:tr w:rsidR="00801151" w:rsidRPr="003751AF" w14:paraId="20DE04ED" w14:textId="77777777" w:rsidTr="00801151">
        <w:tc>
          <w:tcPr>
            <w:tcW w:w="555" w:type="dxa"/>
          </w:tcPr>
          <w:p w14:paraId="0AF0CD8B" w14:textId="1245360E" w:rsidR="00801151" w:rsidRPr="003751AF" w:rsidRDefault="00801151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27" w:type="dxa"/>
          </w:tcPr>
          <w:p w14:paraId="530A1474" w14:textId="327BF4BD" w:rsidR="00801151" w:rsidRPr="003751AF" w:rsidRDefault="00801151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>Функціональне</w:t>
            </w:r>
          </w:p>
        </w:tc>
        <w:tc>
          <w:tcPr>
            <w:tcW w:w="3411" w:type="dxa"/>
          </w:tcPr>
          <w:p w14:paraId="44BF8081" w14:textId="7B663FD0" w:rsidR="00801151" w:rsidRPr="003751AF" w:rsidRDefault="003751AF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>Продукт має вміщати заявлені 615 мл рідини з урахуванням похибки</w:t>
            </w:r>
          </w:p>
        </w:tc>
        <w:tc>
          <w:tcPr>
            <w:tcW w:w="1483" w:type="dxa"/>
          </w:tcPr>
          <w:p w14:paraId="01B1B0F4" w14:textId="4B9AE652" w:rsidR="00801151" w:rsidRPr="003751AF" w:rsidRDefault="00692F04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>Високий</w:t>
            </w:r>
          </w:p>
        </w:tc>
        <w:tc>
          <w:tcPr>
            <w:tcW w:w="1853" w:type="dxa"/>
          </w:tcPr>
          <w:p w14:paraId="18DE3D2F" w14:textId="45B7DA39" w:rsidR="00801151" w:rsidRPr="003751AF" w:rsidRDefault="00280F4D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TS-0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801151" w:rsidRPr="003751AF" w14:paraId="085FF71D" w14:textId="77777777" w:rsidTr="00801151">
        <w:tc>
          <w:tcPr>
            <w:tcW w:w="555" w:type="dxa"/>
          </w:tcPr>
          <w:p w14:paraId="006FC235" w14:textId="7D775952" w:rsidR="00801151" w:rsidRPr="003751AF" w:rsidRDefault="00801151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27" w:type="dxa"/>
          </w:tcPr>
          <w:p w14:paraId="5A7A1104" w14:textId="65293E41" w:rsidR="00801151" w:rsidRPr="003751AF" w:rsidRDefault="00801151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>Зовнішній вигляд</w:t>
            </w:r>
          </w:p>
        </w:tc>
        <w:tc>
          <w:tcPr>
            <w:tcW w:w="3411" w:type="dxa"/>
          </w:tcPr>
          <w:p w14:paraId="17EBB547" w14:textId="60996B26" w:rsidR="00801151" w:rsidRPr="003751AF" w:rsidRDefault="00692F04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>Зовнішній вигляд продукту є одним з ключових його критеріїв</w:t>
            </w:r>
          </w:p>
        </w:tc>
        <w:tc>
          <w:tcPr>
            <w:tcW w:w="1483" w:type="dxa"/>
          </w:tcPr>
          <w:p w14:paraId="4896162C" w14:textId="6EB96AD1" w:rsidR="00801151" w:rsidRPr="003751AF" w:rsidRDefault="00692F04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>Середній</w:t>
            </w:r>
          </w:p>
        </w:tc>
        <w:tc>
          <w:tcPr>
            <w:tcW w:w="1853" w:type="dxa"/>
          </w:tcPr>
          <w:p w14:paraId="40DD645C" w14:textId="737B334A" w:rsidR="00801151" w:rsidRPr="003751AF" w:rsidRDefault="00280F4D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TS-0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TS-0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801151" w:rsidRPr="003751AF" w14:paraId="59BE1D7A" w14:textId="77777777" w:rsidTr="00801151">
        <w:tc>
          <w:tcPr>
            <w:tcW w:w="555" w:type="dxa"/>
          </w:tcPr>
          <w:p w14:paraId="6497D745" w14:textId="66AA892F" w:rsidR="00801151" w:rsidRPr="003751AF" w:rsidRDefault="00801151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27" w:type="dxa"/>
          </w:tcPr>
          <w:p w14:paraId="302A53B3" w14:textId="64DED78F" w:rsidR="00801151" w:rsidRPr="003751AF" w:rsidRDefault="00692F04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>Вплив середовища</w:t>
            </w:r>
          </w:p>
        </w:tc>
        <w:tc>
          <w:tcPr>
            <w:tcW w:w="3411" w:type="dxa"/>
          </w:tcPr>
          <w:p w14:paraId="62D9C780" w14:textId="4EF03C53" w:rsidR="00801151" w:rsidRPr="003751AF" w:rsidRDefault="003751AF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>Перевірка стійкості матеріалів у заданому діапазоні від -30 до +200</w:t>
            </w: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 xml:space="preserve"> градусів Цельсія</w:t>
            </w:r>
          </w:p>
        </w:tc>
        <w:tc>
          <w:tcPr>
            <w:tcW w:w="1483" w:type="dxa"/>
          </w:tcPr>
          <w:p w14:paraId="57C772A8" w14:textId="3C80AAB7" w:rsidR="00801151" w:rsidRPr="003751AF" w:rsidRDefault="00692F04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>Середній</w:t>
            </w:r>
          </w:p>
        </w:tc>
        <w:tc>
          <w:tcPr>
            <w:tcW w:w="1853" w:type="dxa"/>
          </w:tcPr>
          <w:p w14:paraId="19868C39" w14:textId="1DB3EC20" w:rsidR="00801151" w:rsidRPr="003751AF" w:rsidRDefault="00280F4D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TS-0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801151" w:rsidRPr="003751AF" w14:paraId="1DF21DD6" w14:textId="77777777" w:rsidTr="00801151">
        <w:tc>
          <w:tcPr>
            <w:tcW w:w="555" w:type="dxa"/>
          </w:tcPr>
          <w:p w14:paraId="6D7DC90E" w14:textId="375DCD94" w:rsidR="00801151" w:rsidRPr="003751AF" w:rsidRDefault="00801151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27" w:type="dxa"/>
          </w:tcPr>
          <w:p w14:paraId="0D9701F8" w14:textId="32BF2EF0" w:rsidR="00801151" w:rsidRPr="003751AF" w:rsidRDefault="00692F04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>Зручність використання</w:t>
            </w:r>
          </w:p>
        </w:tc>
        <w:tc>
          <w:tcPr>
            <w:tcW w:w="3411" w:type="dxa"/>
          </w:tcPr>
          <w:p w14:paraId="75333F83" w14:textId="725D4AAF" w:rsidR="00801151" w:rsidRPr="003751AF" w:rsidRDefault="003751AF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>Потрібно перевірити ергономіку ручки та гарантувати, що вона не нагрівається вище 35</w:t>
            </w: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 xml:space="preserve"> градусів Цельсія</w:t>
            </w:r>
          </w:p>
        </w:tc>
        <w:tc>
          <w:tcPr>
            <w:tcW w:w="1483" w:type="dxa"/>
          </w:tcPr>
          <w:p w14:paraId="4A187C2D" w14:textId="2B037B63" w:rsidR="00801151" w:rsidRPr="003751AF" w:rsidRDefault="002369CD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>Середній</w:t>
            </w:r>
          </w:p>
        </w:tc>
        <w:tc>
          <w:tcPr>
            <w:tcW w:w="1853" w:type="dxa"/>
          </w:tcPr>
          <w:p w14:paraId="2860A04B" w14:textId="0E33430B" w:rsidR="00801151" w:rsidRPr="003751AF" w:rsidRDefault="00280F4D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TS-0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5,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TS-0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692F04" w:rsidRPr="003751AF" w14:paraId="00BF101F" w14:textId="77777777" w:rsidTr="00801151">
        <w:tc>
          <w:tcPr>
            <w:tcW w:w="555" w:type="dxa"/>
          </w:tcPr>
          <w:p w14:paraId="1FC41B70" w14:textId="60E37FE8" w:rsidR="00692F04" w:rsidRPr="003751AF" w:rsidRDefault="002369CD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27" w:type="dxa"/>
          </w:tcPr>
          <w:p w14:paraId="415D4E3C" w14:textId="2C6AD8F7" w:rsidR="00692F04" w:rsidRPr="003751AF" w:rsidRDefault="00692F04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>Стрес</w:t>
            </w:r>
          </w:p>
        </w:tc>
        <w:tc>
          <w:tcPr>
            <w:tcW w:w="3411" w:type="dxa"/>
          </w:tcPr>
          <w:p w14:paraId="338F36A1" w14:textId="634EA01E" w:rsidR="00692F04" w:rsidRPr="003751AF" w:rsidRDefault="002369CD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>Необхідність розуміти межі витривалості продукту</w:t>
            </w:r>
          </w:p>
        </w:tc>
        <w:tc>
          <w:tcPr>
            <w:tcW w:w="1483" w:type="dxa"/>
          </w:tcPr>
          <w:p w14:paraId="182F885F" w14:textId="644FBB4F" w:rsidR="00692F04" w:rsidRPr="003751AF" w:rsidRDefault="002369CD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>Низький</w:t>
            </w:r>
          </w:p>
        </w:tc>
        <w:tc>
          <w:tcPr>
            <w:tcW w:w="1853" w:type="dxa"/>
          </w:tcPr>
          <w:p w14:paraId="728F5BBB" w14:textId="1E06D39A" w:rsidR="00692F04" w:rsidRPr="003751AF" w:rsidRDefault="00280F4D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TS-0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801151" w:rsidRPr="003751AF" w14:paraId="3B374F32" w14:textId="77777777" w:rsidTr="00801151">
        <w:tc>
          <w:tcPr>
            <w:tcW w:w="555" w:type="dxa"/>
          </w:tcPr>
          <w:p w14:paraId="16608C7E" w14:textId="57C01693" w:rsidR="00801151" w:rsidRPr="003751AF" w:rsidRDefault="002369CD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27" w:type="dxa"/>
          </w:tcPr>
          <w:p w14:paraId="10FA76FB" w14:textId="4CEC09F6" w:rsidR="00801151" w:rsidRPr="003751AF" w:rsidRDefault="00801151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>Негативне</w:t>
            </w:r>
            <w:r w:rsidR="002369CD" w:rsidRPr="003751A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2369CD" w:rsidRPr="003751A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negative)</w:t>
            </w:r>
          </w:p>
        </w:tc>
        <w:tc>
          <w:tcPr>
            <w:tcW w:w="3411" w:type="dxa"/>
          </w:tcPr>
          <w:p w14:paraId="73B32E0A" w14:textId="7101E173" w:rsidR="00801151" w:rsidRPr="003751AF" w:rsidRDefault="002369CD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>Необхідність розуміти ризики неправильного використання продукту</w:t>
            </w:r>
          </w:p>
        </w:tc>
        <w:tc>
          <w:tcPr>
            <w:tcW w:w="1483" w:type="dxa"/>
          </w:tcPr>
          <w:p w14:paraId="3BFA2422" w14:textId="6B1822D5" w:rsidR="00801151" w:rsidRPr="003751AF" w:rsidRDefault="002369CD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1AF">
              <w:rPr>
                <w:rFonts w:ascii="Times New Roman" w:hAnsi="Times New Roman" w:cs="Times New Roman"/>
                <w:sz w:val="28"/>
                <w:szCs w:val="28"/>
              </w:rPr>
              <w:t>Низький</w:t>
            </w:r>
          </w:p>
        </w:tc>
        <w:tc>
          <w:tcPr>
            <w:tcW w:w="1853" w:type="dxa"/>
          </w:tcPr>
          <w:p w14:paraId="06490AFD" w14:textId="767B9207" w:rsidR="00801151" w:rsidRPr="003751AF" w:rsidRDefault="00280F4D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TS-0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</w:tr>
    </w:tbl>
    <w:p w14:paraId="0970D253" w14:textId="1095C320" w:rsidR="006508ED" w:rsidRPr="003751AF" w:rsidRDefault="006508ED" w:rsidP="004919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0780C2" w14:textId="5E80507E" w:rsidR="002369CD" w:rsidRPr="003751AF" w:rsidRDefault="002369CD" w:rsidP="004919A0">
      <w:p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Незастосовані типи тестування:</w:t>
      </w:r>
    </w:p>
    <w:p w14:paraId="4D49C905" w14:textId="5E9930D0" w:rsidR="002369CD" w:rsidRPr="003751AF" w:rsidRDefault="002369CD" w:rsidP="004919A0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Тестування встановлення – тому що продукт не має функціоналу встановлення/збирання;</w:t>
      </w:r>
    </w:p>
    <w:p w14:paraId="3243D9F2" w14:textId="289B1D7E" w:rsidR="002369CD" w:rsidRPr="003751AF" w:rsidRDefault="002369CD" w:rsidP="004919A0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t>Тестування продуктивності – тому що продукт не має встановлених вимог щодо продуктивності, а отже і саме вимірювання продуктивності продукту неможливе.</w:t>
      </w:r>
    </w:p>
    <w:p w14:paraId="319ACF7F" w14:textId="77777777" w:rsidR="002369CD" w:rsidRPr="003751AF" w:rsidRDefault="002369CD" w:rsidP="004919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27EDF2" w14:textId="77777777" w:rsidR="003751AF" w:rsidRPr="003751AF" w:rsidRDefault="003751AF" w:rsidP="004919A0">
      <w:p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br w:type="page"/>
      </w:r>
    </w:p>
    <w:p w14:paraId="3667DEC3" w14:textId="225E5F19" w:rsidR="002369CD" w:rsidRPr="003751AF" w:rsidRDefault="003751AF" w:rsidP="004919A0">
      <w:pPr>
        <w:jc w:val="both"/>
        <w:rPr>
          <w:rFonts w:ascii="Times New Roman" w:hAnsi="Times New Roman" w:cs="Times New Roman"/>
          <w:sz w:val="28"/>
          <w:szCs w:val="28"/>
        </w:rPr>
      </w:pPr>
      <w:r w:rsidRPr="003751AF">
        <w:rPr>
          <w:rFonts w:ascii="Times New Roman" w:hAnsi="Times New Roman" w:cs="Times New Roman"/>
          <w:sz w:val="28"/>
          <w:szCs w:val="28"/>
        </w:rPr>
        <w:lastRenderedPageBreak/>
        <w:t xml:space="preserve">Таблиця 2 – </w:t>
      </w:r>
      <w:r w:rsidR="002369CD" w:rsidRPr="003751AF">
        <w:rPr>
          <w:rFonts w:ascii="Times New Roman" w:hAnsi="Times New Roman" w:cs="Times New Roman"/>
          <w:sz w:val="28"/>
          <w:szCs w:val="28"/>
        </w:rPr>
        <w:t>Сценарії тестування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709"/>
        <w:gridCol w:w="1171"/>
        <w:gridCol w:w="3117"/>
        <w:gridCol w:w="2644"/>
      </w:tblGrid>
      <w:tr w:rsidR="003751AF" w:rsidRPr="004919A0" w14:paraId="51B4A9AF" w14:textId="77777777" w:rsidTr="003751AF">
        <w:tc>
          <w:tcPr>
            <w:tcW w:w="988" w:type="dxa"/>
            <w:hideMark/>
          </w:tcPr>
          <w:p w14:paraId="0B72547F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1709" w:type="dxa"/>
            <w:hideMark/>
          </w:tcPr>
          <w:p w14:paraId="3C203BB7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тестування</w:t>
            </w:r>
          </w:p>
        </w:tc>
        <w:tc>
          <w:tcPr>
            <w:tcW w:w="1171" w:type="dxa"/>
            <w:hideMark/>
          </w:tcPr>
          <w:p w14:paraId="3B9FC26F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Вимога</w:t>
            </w:r>
          </w:p>
        </w:tc>
        <w:tc>
          <w:tcPr>
            <w:tcW w:w="3117" w:type="dxa"/>
            <w:hideMark/>
          </w:tcPr>
          <w:p w14:paraId="7AF2E5D3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Кроки</w:t>
            </w:r>
          </w:p>
        </w:tc>
        <w:tc>
          <w:tcPr>
            <w:tcW w:w="2644" w:type="dxa"/>
            <w:hideMark/>
          </w:tcPr>
          <w:p w14:paraId="5367D71F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Очікуваний результат</w:t>
            </w:r>
          </w:p>
        </w:tc>
      </w:tr>
      <w:tr w:rsidR="003751AF" w:rsidRPr="004919A0" w14:paraId="3A76A4ED" w14:textId="77777777" w:rsidTr="003751AF">
        <w:tc>
          <w:tcPr>
            <w:tcW w:w="988" w:type="dxa"/>
            <w:hideMark/>
          </w:tcPr>
          <w:p w14:paraId="1ADE8E38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TS-01</w:t>
            </w:r>
          </w:p>
        </w:tc>
        <w:tc>
          <w:tcPr>
            <w:tcW w:w="1709" w:type="dxa"/>
            <w:hideMark/>
          </w:tcPr>
          <w:p w14:paraId="6702C68B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Димове</w:t>
            </w:r>
          </w:p>
        </w:tc>
        <w:tc>
          <w:tcPr>
            <w:tcW w:w="1171" w:type="dxa"/>
            <w:hideMark/>
          </w:tcPr>
          <w:p w14:paraId="7087B848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2.1, 4.1</w:t>
            </w:r>
          </w:p>
        </w:tc>
        <w:tc>
          <w:tcPr>
            <w:tcW w:w="3117" w:type="dxa"/>
            <w:hideMark/>
          </w:tcPr>
          <w:p w14:paraId="4D7C13B0" w14:textId="08C82EA2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1. Налити в чашку воду кімнатної температури до половини.</w:t>
            </w:r>
          </w:p>
          <w:p w14:paraId="2C0C34C9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2. Підняти за ручку та зробити імітацію ковтка.</w:t>
            </w:r>
          </w:p>
        </w:tc>
        <w:tc>
          <w:tcPr>
            <w:tcW w:w="2644" w:type="dxa"/>
            <w:hideMark/>
          </w:tcPr>
          <w:p w14:paraId="6B51C16F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Чашка не розвалюється, вода не виливається крізь стінки чи дно, чашкою можна користуватися за прямим призначенням.</w:t>
            </w:r>
          </w:p>
        </w:tc>
      </w:tr>
      <w:tr w:rsidR="003751AF" w:rsidRPr="004919A0" w14:paraId="0237EAE1" w14:textId="77777777" w:rsidTr="003751AF">
        <w:tc>
          <w:tcPr>
            <w:tcW w:w="988" w:type="dxa"/>
            <w:hideMark/>
          </w:tcPr>
          <w:p w14:paraId="74A1FD9F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TS-02</w:t>
            </w:r>
          </w:p>
        </w:tc>
        <w:tc>
          <w:tcPr>
            <w:tcW w:w="1709" w:type="dxa"/>
            <w:hideMark/>
          </w:tcPr>
          <w:p w14:paraId="058BC1B0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Функціональне</w:t>
            </w:r>
          </w:p>
        </w:tc>
        <w:tc>
          <w:tcPr>
            <w:tcW w:w="1171" w:type="dxa"/>
            <w:hideMark/>
          </w:tcPr>
          <w:p w14:paraId="5D923967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3117" w:type="dxa"/>
            <w:hideMark/>
          </w:tcPr>
          <w:p w14:paraId="1D7274FB" w14:textId="788C583E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1. Поставити порожню чашку на ваги та скинути тару.</w:t>
            </w:r>
          </w:p>
          <w:p w14:paraId="23CD6F85" w14:textId="2944C66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2. Наливати воду кімнатної температури за допомогою мірної склянки, поки вода не досягне країв.</w:t>
            </w:r>
          </w:p>
          <w:p w14:paraId="1B3BFBEA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3. Зафіксувати об'єм / вагу води.</w:t>
            </w:r>
          </w:p>
        </w:tc>
        <w:tc>
          <w:tcPr>
            <w:tcW w:w="2644" w:type="dxa"/>
            <w:hideMark/>
          </w:tcPr>
          <w:p w14:paraId="673BF521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Чашка вміщує рівно 615 мл води (допускається похибка від 610 мл до 620 мл).</w:t>
            </w:r>
          </w:p>
        </w:tc>
      </w:tr>
      <w:tr w:rsidR="003751AF" w:rsidRPr="004919A0" w14:paraId="520E54A5" w14:textId="77777777" w:rsidTr="003751AF">
        <w:tc>
          <w:tcPr>
            <w:tcW w:w="988" w:type="dxa"/>
            <w:hideMark/>
          </w:tcPr>
          <w:p w14:paraId="363A5ED4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TS-03</w:t>
            </w:r>
          </w:p>
        </w:tc>
        <w:tc>
          <w:tcPr>
            <w:tcW w:w="1709" w:type="dxa"/>
            <w:hideMark/>
          </w:tcPr>
          <w:p w14:paraId="7854C17B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Зовнішній вигляд (UI)</w:t>
            </w:r>
          </w:p>
        </w:tc>
        <w:tc>
          <w:tcPr>
            <w:tcW w:w="1171" w:type="dxa"/>
            <w:hideMark/>
          </w:tcPr>
          <w:p w14:paraId="668F940D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1.1, 1.2, 1.3, 1.4, 1.5</w:t>
            </w:r>
          </w:p>
        </w:tc>
        <w:tc>
          <w:tcPr>
            <w:tcW w:w="3117" w:type="dxa"/>
            <w:hideMark/>
          </w:tcPr>
          <w:p w14:paraId="18280F30" w14:textId="0DD3D6FD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1. Візуально оцінити форму чашки.</w:t>
            </w:r>
          </w:p>
          <w:p w14:paraId="25298B3F" w14:textId="6B9085F4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2. Виміряти лінійкою зовнішню висоту та діаметр.</w:t>
            </w:r>
          </w:p>
          <w:p w14:paraId="45CFA6F6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3. Виміряти штангенциркулем товщину стінок та дна.</w:t>
            </w:r>
          </w:p>
        </w:tc>
        <w:tc>
          <w:tcPr>
            <w:tcW w:w="2644" w:type="dxa"/>
            <w:hideMark/>
          </w:tcPr>
          <w:p w14:paraId="4A44F240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Форма строго циліндрична; зовнішня висота = 11 см; зовнішній діаметр = 9 см; стінки = 2 мм; дно = 4 мм.</w:t>
            </w:r>
          </w:p>
        </w:tc>
      </w:tr>
    </w:tbl>
    <w:p w14:paraId="03E03363" w14:textId="77777777" w:rsidR="003751AF" w:rsidRPr="004919A0" w:rsidRDefault="003751AF" w:rsidP="004919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5E917C" w14:textId="77777777" w:rsidR="003751AF" w:rsidRPr="004919A0" w:rsidRDefault="003751AF" w:rsidP="004919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7FA208" w14:textId="77777777" w:rsidR="003751AF" w:rsidRPr="004919A0" w:rsidRDefault="003751AF" w:rsidP="004919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37A3FA" w14:textId="77777777" w:rsidR="003751AF" w:rsidRPr="004919A0" w:rsidRDefault="003751AF" w:rsidP="004919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1729CE" w14:textId="77777777" w:rsidR="003751AF" w:rsidRPr="004919A0" w:rsidRDefault="003751AF" w:rsidP="004919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26918E" w14:textId="77777777" w:rsidR="003751AF" w:rsidRPr="004919A0" w:rsidRDefault="003751AF" w:rsidP="004919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7AB82F" w14:textId="77777777" w:rsidR="003751AF" w:rsidRPr="004919A0" w:rsidRDefault="003751AF" w:rsidP="004919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7F1B5F" w14:textId="42919014" w:rsidR="003751AF" w:rsidRPr="004919A0" w:rsidRDefault="003751AF" w:rsidP="004919A0">
      <w:pPr>
        <w:jc w:val="both"/>
        <w:rPr>
          <w:rFonts w:ascii="Times New Roman" w:hAnsi="Times New Roman" w:cs="Times New Roman"/>
          <w:sz w:val="28"/>
          <w:szCs w:val="28"/>
        </w:rPr>
      </w:pPr>
      <w:r w:rsidRPr="004919A0">
        <w:rPr>
          <w:rFonts w:ascii="Times New Roman" w:hAnsi="Times New Roman" w:cs="Times New Roman"/>
          <w:sz w:val="28"/>
          <w:szCs w:val="28"/>
        </w:rPr>
        <w:lastRenderedPageBreak/>
        <w:t>Продовження таблиці 2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709"/>
        <w:gridCol w:w="1171"/>
        <w:gridCol w:w="3117"/>
        <w:gridCol w:w="2644"/>
      </w:tblGrid>
      <w:tr w:rsidR="003751AF" w:rsidRPr="004919A0" w14:paraId="315348C0" w14:textId="77777777" w:rsidTr="003751AF">
        <w:tc>
          <w:tcPr>
            <w:tcW w:w="988" w:type="dxa"/>
          </w:tcPr>
          <w:p w14:paraId="54D46A24" w14:textId="4C600103" w:rsidR="003751AF" w:rsidRPr="004919A0" w:rsidRDefault="003751AF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1709" w:type="dxa"/>
          </w:tcPr>
          <w:p w14:paraId="73F8D4B2" w14:textId="1A13B399" w:rsidR="003751AF" w:rsidRPr="004919A0" w:rsidRDefault="003751AF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тестування</w:t>
            </w:r>
          </w:p>
        </w:tc>
        <w:tc>
          <w:tcPr>
            <w:tcW w:w="1171" w:type="dxa"/>
          </w:tcPr>
          <w:p w14:paraId="2C04A6E7" w14:textId="00DDB074" w:rsidR="003751AF" w:rsidRPr="004919A0" w:rsidRDefault="003751AF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Вимога</w:t>
            </w:r>
          </w:p>
        </w:tc>
        <w:tc>
          <w:tcPr>
            <w:tcW w:w="3117" w:type="dxa"/>
          </w:tcPr>
          <w:p w14:paraId="4983B7AC" w14:textId="53C70AA3" w:rsidR="003751AF" w:rsidRPr="004919A0" w:rsidRDefault="003751AF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Кроки</w:t>
            </w:r>
          </w:p>
        </w:tc>
        <w:tc>
          <w:tcPr>
            <w:tcW w:w="2644" w:type="dxa"/>
          </w:tcPr>
          <w:p w14:paraId="5D2A0D76" w14:textId="15EFE769" w:rsidR="003751AF" w:rsidRPr="004919A0" w:rsidRDefault="003751AF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Очікуваний результат</w:t>
            </w:r>
          </w:p>
        </w:tc>
      </w:tr>
      <w:tr w:rsidR="003751AF" w:rsidRPr="004919A0" w14:paraId="006595BF" w14:textId="77777777" w:rsidTr="003751AF">
        <w:tc>
          <w:tcPr>
            <w:tcW w:w="988" w:type="dxa"/>
            <w:hideMark/>
          </w:tcPr>
          <w:p w14:paraId="0AD21E27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TS-04</w:t>
            </w:r>
          </w:p>
        </w:tc>
        <w:tc>
          <w:tcPr>
            <w:tcW w:w="1709" w:type="dxa"/>
            <w:hideMark/>
          </w:tcPr>
          <w:p w14:paraId="39DB7A56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Зовнішній вигляд (UI)</w:t>
            </w:r>
          </w:p>
        </w:tc>
        <w:tc>
          <w:tcPr>
            <w:tcW w:w="1171" w:type="dxa"/>
            <w:hideMark/>
          </w:tcPr>
          <w:p w14:paraId="33F1099D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1.7, 1.8</w:t>
            </w:r>
          </w:p>
        </w:tc>
        <w:tc>
          <w:tcPr>
            <w:tcW w:w="3117" w:type="dxa"/>
            <w:hideMark/>
          </w:tcPr>
          <w:p w14:paraId="4DD2B358" w14:textId="751A16CE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1. Порівняти фоновий колір чашки з еталонним HEX-кодом #ff99ff.</w:t>
            </w:r>
          </w:p>
          <w:p w14:paraId="0675A7E9" w14:textId="50BACE5E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2. Взяти чашку в праву руку ручкою до себе.</w:t>
            </w:r>
          </w:p>
          <w:p w14:paraId="6AB74346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3. Перевірити наявність та розташування малюнка.</w:t>
            </w:r>
          </w:p>
        </w:tc>
        <w:tc>
          <w:tcPr>
            <w:tcW w:w="2644" w:type="dxa"/>
            <w:hideMark/>
          </w:tcPr>
          <w:p w14:paraId="139CC606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Колір відповідає #ff99ff. Малюнок киці з Hello Kitty присутній і розташований зліва від ручки.</w:t>
            </w:r>
          </w:p>
        </w:tc>
      </w:tr>
      <w:tr w:rsidR="003751AF" w:rsidRPr="004919A0" w14:paraId="0AADC51D" w14:textId="77777777" w:rsidTr="003751AF">
        <w:tc>
          <w:tcPr>
            <w:tcW w:w="988" w:type="dxa"/>
            <w:hideMark/>
          </w:tcPr>
          <w:p w14:paraId="542E7164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TS-05</w:t>
            </w:r>
          </w:p>
        </w:tc>
        <w:tc>
          <w:tcPr>
            <w:tcW w:w="1709" w:type="dxa"/>
            <w:hideMark/>
          </w:tcPr>
          <w:p w14:paraId="14C0DB3B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Зручність використання</w:t>
            </w:r>
          </w:p>
        </w:tc>
        <w:tc>
          <w:tcPr>
            <w:tcW w:w="1171" w:type="dxa"/>
            <w:hideMark/>
          </w:tcPr>
          <w:p w14:paraId="45A71663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3.1</w:t>
            </w:r>
          </w:p>
        </w:tc>
        <w:tc>
          <w:tcPr>
            <w:tcW w:w="3117" w:type="dxa"/>
            <w:hideMark/>
          </w:tcPr>
          <w:p w14:paraId="071278F5" w14:textId="3438C6D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1. Взяти чашку за ручку однією рукою (просунути пальці в отвір).</w:t>
            </w:r>
          </w:p>
          <w:p w14:paraId="6AB70B9E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2. Підняти наповнену чашку.</w:t>
            </w:r>
          </w:p>
        </w:tc>
        <w:tc>
          <w:tcPr>
            <w:tcW w:w="2644" w:type="dxa"/>
            <w:hideMark/>
          </w:tcPr>
          <w:p w14:paraId="0B45AA95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Ручка дозволяє зручно та надійно обхопити її пальцями, чашка не вислизає з руки.</w:t>
            </w:r>
          </w:p>
        </w:tc>
      </w:tr>
      <w:tr w:rsidR="003751AF" w:rsidRPr="004919A0" w14:paraId="4DAE8306" w14:textId="77777777" w:rsidTr="003751AF">
        <w:tc>
          <w:tcPr>
            <w:tcW w:w="988" w:type="dxa"/>
            <w:hideMark/>
          </w:tcPr>
          <w:p w14:paraId="476F98BD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TS-06</w:t>
            </w:r>
          </w:p>
        </w:tc>
        <w:tc>
          <w:tcPr>
            <w:tcW w:w="1709" w:type="dxa"/>
            <w:hideMark/>
          </w:tcPr>
          <w:p w14:paraId="1F437523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Зручність використання</w:t>
            </w:r>
          </w:p>
        </w:tc>
        <w:tc>
          <w:tcPr>
            <w:tcW w:w="1171" w:type="dxa"/>
            <w:hideMark/>
          </w:tcPr>
          <w:p w14:paraId="79F17775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3.2</w:t>
            </w:r>
          </w:p>
        </w:tc>
        <w:tc>
          <w:tcPr>
            <w:tcW w:w="3117" w:type="dxa"/>
            <w:hideMark/>
          </w:tcPr>
          <w:p w14:paraId="4AAFBF30" w14:textId="1BCE8F00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1. Налити в чашку окріп (100°C) до країв.</w:t>
            </w:r>
          </w:p>
          <w:p w14:paraId="52826EA0" w14:textId="5B2E588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2. Зачекати 3 хвилини.</w:t>
            </w:r>
          </w:p>
          <w:p w14:paraId="70DACB3C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3. Виміряти температуру на поверхні ручки термометром.</w:t>
            </w:r>
          </w:p>
        </w:tc>
        <w:tc>
          <w:tcPr>
            <w:tcW w:w="2644" w:type="dxa"/>
            <w:hideMark/>
          </w:tcPr>
          <w:p w14:paraId="14B3B835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Температура поверхні ручки не перевищує 35°C.</w:t>
            </w:r>
          </w:p>
        </w:tc>
      </w:tr>
      <w:tr w:rsidR="003751AF" w:rsidRPr="004919A0" w14:paraId="028644EC" w14:textId="77777777" w:rsidTr="003751AF">
        <w:tc>
          <w:tcPr>
            <w:tcW w:w="988" w:type="dxa"/>
            <w:hideMark/>
          </w:tcPr>
          <w:p w14:paraId="3AE558BE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TS-07</w:t>
            </w:r>
          </w:p>
        </w:tc>
        <w:tc>
          <w:tcPr>
            <w:tcW w:w="1709" w:type="dxa"/>
            <w:hideMark/>
          </w:tcPr>
          <w:p w14:paraId="0B8A4984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Вплив середовища</w:t>
            </w:r>
          </w:p>
        </w:tc>
        <w:tc>
          <w:tcPr>
            <w:tcW w:w="1171" w:type="dxa"/>
            <w:hideMark/>
          </w:tcPr>
          <w:p w14:paraId="53331449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5.1</w:t>
            </w:r>
          </w:p>
        </w:tc>
        <w:tc>
          <w:tcPr>
            <w:tcW w:w="3117" w:type="dxa"/>
            <w:hideMark/>
          </w:tcPr>
          <w:p w14:paraId="6F26B644" w14:textId="58C4C666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1. Помістити порожню чашку в морозильну камеру (-30°C) на 24 години, дістати й оглянути.</w:t>
            </w:r>
          </w:p>
          <w:p w14:paraId="3B2B337B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2. Помістити чашку в термошафу (+200°C) на 24 години, дістати й оглянути.</w:t>
            </w:r>
          </w:p>
        </w:tc>
        <w:tc>
          <w:tcPr>
            <w:tcW w:w="2644" w:type="dxa"/>
            <w:hideMark/>
          </w:tcPr>
          <w:p w14:paraId="0362DB5E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Структура та зовнішній вигляд чашки (колір, малюнок, форма) не змінилися, тріщин чи деформацій немає.</w:t>
            </w:r>
          </w:p>
        </w:tc>
      </w:tr>
    </w:tbl>
    <w:p w14:paraId="52CF3903" w14:textId="77777777" w:rsidR="003751AF" w:rsidRPr="004919A0" w:rsidRDefault="003751AF" w:rsidP="004919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36F292" w14:textId="77777777" w:rsidR="003751AF" w:rsidRPr="004919A0" w:rsidRDefault="003751AF" w:rsidP="004919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480AAC" w14:textId="77777777" w:rsidR="003751AF" w:rsidRPr="004919A0" w:rsidRDefault="003751AF" w:rsidP="004919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319507" w14:textId="2DC443B1" w:rsidR="003751AF" w:rsidRPr="004919A0" w:rsidRDefault="003751AF" w:rsidP="004919A0">
      <w:pPr>
        <w:jc w:val="both"/>
        <w:rPr>
          <w:rFonts w:ascii="Times New Roman" w:hAnsi="Times New Roman" w:cs="Times New Roman"/>
          <w:sz w:val="28"/>
          <w:szCs w:val="28"/>
        </w:rPr>
      </w:pPr>
      <w:r w:rsidRPr="004919A0">
        <w:rPr>
          <w:rFonts w:ascii="Times New Roman" w:hAnsi="Times New Roman" w:cs="Times New Roman"/>
          <w:sz w:val="28"/>
          <w:szCs w:val="28"/>
        </w:rPr>
        <w:lastRenderedPageBreak/>
        <w:t>Продовження таблиці 2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709"/>
        <w:gridCol w:w="1171"/>
        <w:gridCol w:w="3117"/>
        <w:gridCol w:w="2644"/>
      </w:tblGrid>
      <w:tr w:rsidR="003751AF" w:rsidRPr="004919A0" w14:paraId="7A975D4B" w14:textId="77777777" w:rsidTr="003751AF">
        <w:tc>
          <w:tcPr>
            <w:tcW w:w="988" w:type="dxa"/>
          </w:tcPr>
          <w:p w14:paraId="666EA80E" w14:textId="23D61F42" w:rsidR="003751AF" w:rsidRPr="004919A0" w:rsidRDefault="003751AF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1709" w:type="dxa"/>
          </w:tcPr>
          <w:p w14:paraId="3E320929" w14:textId="6879FB0B" w:rsidR="003751AF" w:rsidRPr="004919A0" w:rsidRDefault="003751AF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тестування</w:t>
            </w:r>
          </w:p>
        </w:tc>
        <w:tc>
          <w:tcPr>
            <w:tcW w:w="1171" w:type="dxa"/>
          </w:tcPr>
          <w:p w14:paraId="20964F33" w14:textId="2AA0CD8F" w:rsidR="003751AF" w:rsidRPr="004919A0" w:rsidRDefault="003751AF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Вимога</w:t>
            </w:r>
          </w:p>
        </w:tc>
        <w:tc>
          <w:tcPr>
            <w:tcW w:w="3117" w:type="dxa"/>
          </w:tcPr>
          <w:p w14:paraId="4169212F" w14:textId="75FAA463" w:rsidR="003751AF" w:rsidRPr="004919A0" w:rsidRDefault="003751AF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Кроки</w:t>
            </w:r>
          </w:p>
        </w:tc>
        <w:tc>
          <w:tcPr>
            <w:tcW w:w="2644" w:type="dxa"/>
          </w:tcPr>
          <w:p w14:paraId="792AD0C0" w14:textId="2B816812" w:rsidR="003751AF" w:rsidRPr="004919A0" w:rsidRDefault="003751AF" w:rsidP="004919A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Очікуваний результат</w:t>
            </w:r>
          </w:p>
        </w:tc>
      </w:tr>
      <w:tr w:rsidR="003751AF" w:rsidRPr="004919A0" w14:paraId="113E0C0C" w14:textId="77777777" w:rsidTr="003751AF">
        <w:tc>
          <w:tcPr>
            <w:tcW w:w="988" w:type="dxa"/>
            <w:hideMark/>
          </w:tcPr>
          <w:p w14:paraId="740EC5CF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TS-08</w:t>
            </w:r>
          </w:p>
        </w:tc>
        <w:tc>
          <w:tcPr>
            <w:tcW w:w="1709" w:type="dxa"/>
            <w:hideMark/>
          </w:tcPr>
          <w:p w14:paraId="75C77941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Стрес</w:t>
            </w:r>
          </w:p>
        </w:tc>
        <w:tc>
          <w:tcPr>
            <w:tcW w:w="1171" w:type="dxa"/>
            <w:hideMark/>
          </w:tcPr>
          <w:p w14:paraId="0083A87B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5.1</w:t>
            </w:r>
          </w:p>
        </w:tc>
        <w:tc>
          <w:tcPr>
            <w:tcW w:w="3117" w:type="dxa"/>
            <w:hideMark/>
          </w:tcPr>
          <w:p w14:paraId="053D0AF0" w14:textId="53CD969D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1. Помістити чашку в промислову піч.</w:t>
            </w:r>
          </w:p>
          <w:p w14:paraId="11D93B0F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2. Поступово підвищувати температуру від +200°C з кроком у 20°C, поки чашка не трісне або не почне плавитися.</w:t>
            </w:r>
          </w:p>
        </w:tc>
        <w:tc>
          <w:tcPr>
            <w:tcW w:w="2644" w:type="dxa"/>
            <w:hideMark/>
          </w:tcPr>
          <w:p w14:paraId="55BB65D2" w14:textId="4689A1EC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Зафіксовано точну температуру (наприклад, +280°C), за якої чашка руйнується.</w:t>
            </w:r>
          </w:p>
        </w:tc>
      </w:tr>
      <w:tr w:rsidR="003751AF" w:rsidRPr="004919A0" w14:paraId="01566620" w14:textId="77777777" w:rsidTr="003751AF">
        <w:tc>
          <w:tcPr>
            <w:tcW w:w="988" w:type="dxa"/>
            <w:hideMark/>
          </w:tcPr>
          <w:p w14:paraId="1460EB46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TS-09</w:t>
            </w:r>
          </w:p>
        </w:tc>
        <w:tc>
          <w:tcPr>
            <w:tcW w:w="1709" w:type="dxa"/>
            <w:hideMark/>
          </w:tcPr>
          <w:p w14:paraId="652E97C5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Негативне</w:t>
            </w:r>
          </w:p>
        </w:tc>
        <w:tc>
          <w:tcPr>
            <w:tcW w:w="1171" w:type="dxa"/>
            <w:hideMark/>
          </w:tcPr>
          <w:p w14:paraId="47815B60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3117" w:type="dxa"/>
            <w:hideMark/>
          </w:tcPr>
          <w:p w14:paraId="0708306D" w14:textId="5C666231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1. Взяти чашку.</w:t>
            </w:r>
          </w:p>
          <w:p w14:paraId="603678D9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2. Спробувати налити в неї 700 мл рідини з іншої ємності швидким потоком.</w:t>
            </w:r>
          </w:p>
        </w:tc>
        <w:tc>
          <w:tcPr>
            <w:tcW w:w="2644" w:type="dxa"/>
            <w:hideMark/>
          </w:tcPr>
          <w:p w14:paraId="24C6FFF7" w14:textId="77777777" w:rsidR="003751AF" w:rsidRPr="004919A0" w:rsidRDefault="003751AF" w:rsidP="004919A0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9A0">
              <w:rPr>
                <w:rFonts w:ascii="Times New Roman" w:hAnsi="Times New Roman" w:cs="Times New Roman"/>
                <w:sz w:val="28"/>
                <w:szCs w:val="28"/>
              </w:rPr>
              <w:t>Зайва рідина (близько 85 мл) переливається через вінця, чашка не розтягується і не деформується від надлишкового об'єму.</w:t>
            </w:r>
          </w:p>
        </w:tc>
      </w:tr>
    </w:tbl>
    <w:p w14:paraId="138A2EF8" w14:textId="77777777" w:rsidR="006508ED" w:rsidRPr="004919A0" w:rsidRDefault="006508ED" w:rsidP="004919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314447" w14:textId="2675B348" w:rsidR="00BC558E" w:rsidRPr="004919A0" w:rsidRDefault="00BC558E" w:rsidP="004919A0">
      <w:pPr>
        <w:jc w:val="both"/>
        <w:rPr>
          <w:rFonts w:ascii="Times New Roman" w:hAnsi="Times New Roman" w:cs="Times New Roman"/>
          <w:sz w:val="28"/>
          <w:szCs w:val="28"/>
        </w:rPr>
      </w:pPr>
      <w:r w:rsidRPr="004919A0">
        <w:rPr>
          <w:rFonts w:ascii="Times New Roman" w:hAnsi="Times New Roman" w:cs="Times New Roman"/>
          <w:sz w:val="28"/>
          <w:szCs w:val="28"/>
        </w:rPr>
        <w:t>Знайдені дефекти:</w:t>
      </w:r>
    </w:p>
    <w:p w14:paraId="483776B6" w14:textId="77777777" w:rsidR="00BC558E" w:rsidRPr="004919A0" w:rsidRDefault="00BC558E" w:rsidP="004919A0">
      <w:pPr>
        <w:jc w:val="both"/>
        <w:rPr>
          <w:rFonts w:ascii="Times New Roman" w:hAnsi="Times New Roman" w:cs="Times New Roman"/>
          <w:sz w:val="28"/>
          <w:szCs w:val="28"/>
        </w:rPr>
      </w:pPr>
      <w:r w:rsidRPr="004919A0">
        <w:rPr>
          <w:rFonts w:ascii="Times New Roman" w:hAnsi="Times New Roman" w:cs="Times New Roman"/>
          <w:sz w:val="28"/>
          <w:szCs w:val="28"/>
        </w:rPr>
        <w:t>Дефект 1. Малюнок розташований з неправильного боку</w:t>
      </w:r>
    </w:p>
    <w:p w14:paraId="12D1EF0C" w14:textId="77777777" w:rsidR="00BC558E" w:rsidRPr="004919A0" w:rsidRDefault="00BC558E" w:rsidP="004919A0">
      <w:pPr>
        <w:jc w:val="both"/>
        <w:rPr>
          <w:rFonts w:ascii="Times New Roman" w:hAnsi="Times New Roman" w:cs="Times New Roman"/>
          <w:sz w:val="28"/>
          <w:szCs w:val="28"/>
        </w:rPr>
      </w:pPr>
      <w:r w:rsidRPr="004919A0">
        <w:rPr>
          <w:rFonts w:ascii="Times New Roman" w:hAnsi="Times New Roman" w:cs="Times New Roman"/>
          <w:sz w:val="28"/>
          <w:szCs w:val="28"/>
        </w:rPr>
        <w:t>Тип тестування: Зовнішній вигляд (UI) (сценарій TS-04)</w:t>
      </w:r>
    </w:p>
    <w:p w14:paraId="1ACC6B6A" w14:textId="77777777" w:rsidR="00BC558E" w:rsidRPr="004919A0" w:rsidRDefault="00BC558E" w:rsidP="004919A0">
      <w:pPr>
        <w:jc w:val="both"/>
        <w:rPr>
          <w:rFonts w:ascii="Times New Roman" w:hAnsi="Times New Roman" w:cs="Times New Roman"/>
          <w:sz w:val="28"/>
          <w:szCs w:val="28"/>
        </w:rPr>
      </w:pPr>
      <w:r w:rsidRPr="004919A0">
        <w:rPr>
          <w:rFonts w:ascii="Times New Roman" w:hAnsi="Times New Roman" w:cs="Times New Roman"/>
          <w:sz w:val="28"/>
          <w:szCs w:val="28"/>
        </w:rPr>
        <w:t>Кроки:</w:t>
      </w:r>
    </w:p>
    <w:p w14:paraId="2F4182FF" w14:textId="77777777" w:rsidR="00BC558E" w:rsidRPr="004919A0" w:rsidRDefault="00BC558E" w:rsidP="00807D4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19A0">
        <w:rPr>
          <w:rFonts w:ascii="Times New Roman" w:hAnsi="Times New Roman" w:cs="Times New Roman"/>
          <w:sz w:val="28"/>
          <w:szCs w:val="28"/>
        </w:rPr>
        <w:t>Взяти чашку в праву руку ручкою до себе.</w:t>
      </w:r>
    </w:p>
    <w:p w14:paraId="395D94AC" w14:textId="77777777" w:rsidR="00BC558E" w:rsidRPr="004919A0" w:rsidRDefault="00BC558E" w:rsidP="00807D4D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19A0">
        <w:rPr>
          <w:rFonts w:ascii="Times New Roman" w:hAnsi="Times New Roman" w:cs="Times New Roman"/>
          <w:sz w:val="28"/>
          <w:szCs w:val="28"/>
        </w:rPr>
        <w:t>Оглянути поверхню чашки зліва та справа від ручки.</w:t>
      </w:r>
    </w:p>
    <w:p w14:paraId="077856BF" w14:textId="77777777" w:rsidR="00BC558E" w:rsidRPr="004919A0" w:rsidRDefault="00BC558E" w:rsidP="00807D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19A0">
        <w:rPr>
          <w:rFonts w:ascii="Times New Roman" w:hAnsi="Times New Roman" w:cs="Times New Roman"/>
          <w:sz w:val="28"/>
          <w:szCs w:val="28"/>
        </w:rPr>
        <w:t>Очікуваний результат: Малюнок киці з Hello Kitty розташований зліва від ручки.</w:t>
      </w:r>
    </w:p>
    <w:p w14:paraId="7F4B4108" w14:textId="3F6B03AA" w:rsidR="00BC558E" w:rsidRPr="004919A0" w:rsidRDefault="00BC558E" w:rsidP="00807D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19A0">
        <w:rPr>
          <w:rFonts w:ascii="Times New Roman" w:hAnsi="Times New Roman" w:cs="Times New Roman"/>
          <w:sz w:val="28"/>
          <w:szCs w:val="28"/>
        </w:rPr>
        <w:t xml:space="preserve">Фактичний результат: Малюнок киці з Hello Kitty розташований справа від ручки. </w:t>
      </w:r>
    </w:p>
    <w:p w14:paraId="16E848B4" w14:textId="77777777" w:rsidR="00BC558E" w:rsidRPr="004919A0" w:rsidRDefault="00BC558E" w:rsidP="00807D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0ACC4B" w14:textId="77777777" w:rsidR="00BC558E" w:rsidRPr="004919A0" w:rsidRDefault="00BC558E" w:rsidP="00807D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19A0">
        <w:rPr>
          <w:rFonts w:ascii="Times New Roman" w:hAnsi="Times New Roman" w:cs="Times New Roman"/>
          <w:sz w:val="28"/>
          <w:szCs w:val="28"/>
        </w:rPr>
        <w:t>Дефект 2. Перегрів ручки під час використання</w:t>
      </w:r>
    </w:p>
    <w:p w14:paraId="0A4BFA71" w14:textId="77777777" w:rsidR="00BC558E" w:rsidRPr="004919A0" w:rsidRDefault="00BC558E" w:rsidP="00807D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19A0">
        <w:rPr>
          <w:rFonts w:ascii="Times New Roman" w:hAnsi="Times New Roman" w:cs="Times New Roman"/>
          <w:sz w:val="28"/>
          <w:szCs w:val="28"/>
        </w:rPr>
        <w:t>Тип тестування: Зручність використання (сценарій TS-06)</w:t>
      </w:r>
    </w:p>
    <w:p w14:paraId="1FD38670" w14:textId="77777777" w:rsidR="00BC558E" w:rsidRPr="004919A0" w:rsidRDefault="00BC558E" w:rsidP="00807D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19A0">
        <w:rPr>
          <w:rFonts w:ascii="Times New Roman" w:hAnsi="Times New Roman" w:cs="Times New Roman"/>
          <w:sz w:val="28"/>
          <w:szCs w:val="28"/>
        </w:rPr>
        <w:t>Кроки:</w:t>
      </w:r>
    </w:p>
    <w:p w14:paraId="10D931CF" w14:textId="77777777" w:rsidR="00BC558E" w:rsidRPr="004919A0" w:rsidRDefault="00BC558E" w:rsidP="00807D4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19A0">
        <w:rPr>
          <w:rFonts w:ascii="Times New Roman" w:hAnsi="Times New Roman" w:cs="Times New Roman"/>
          <w:sz w:val="28"/>
          <w:szCs w:val="28"/>
        </w:rPr>
        <w:lastRenderedPageBreak/>
        <w:t>Налити в чашку окріп (100°C) до країв.</w:t>
      </w:r>
    </w:p>
    <w:p w14:paraId="775891BC" w14:textId="77777777" w:rsidR="00BC558E" w:rsidRPr="004919A0" w:rsidRDefault="00BC558E" w:rsidP="00807D4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19A0">
        <w:rPr>
          <w:rFonts w:ascii="Times New Roman" w:hAnsi="Times New Roman" w:cs="Times New Roman"/>
          <w:sz w:val="28"/>
          <w:szCs w:val="28"/>
        </w:rPr>
        <w:t>Зачекати 3 хвилини.</w:t>
      </w:r>
    </w:p>
    <w:p w14:paraId="2CEAD2DB" w14:textId="77777777" w:rsidR="00BC558E" w:rsidRPr="004919A0" w:rsidRDefault="00BC558E" w:rsidP="00807D4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19A0">
        <w:rPr>
          <w:rFonts w:ascii="Times New Roman" w:hAnsi="Times New Roman" w:cs="Times New Roman"/>
          <w:sz w:val="28"/>
          <w:szCs w:val="28"/>
        </w:rPr>
        <w:t>Виміряти температуру на поверхні ручки термометром.</w:t>
      </w:r>
    </w:p>
    <w:p w14:paraId="7D8206F4" w14:textId="77777777" w:rsidR="00BC558E" w:rsidRPr="004919A0" w:rsidRDefault="00BC558E" w:rsidP="00807D4D">
      <w:pPr>
        <w:spacing w:line="360" w:lineRule="auto"/>
        <w:jc w:val="both"/>
        <w:rPr>
          <w:ins w:id="0" w:author="Mykola Ponomarenko" w:date="2026-10-05T13:08:00Z" w16du:dateUtc="2026-10-05T10:08:00Z"/>
          <w:rFonts w:ascii="Times New Roman" w:hAnsi="Times New Roman" w:cs="Times New Roman"/>
          <w:sz w:val="28"/>
          <w:szCs w:val="28"/>
        </w:rPr>
      </w:pPr>
      <w:r w:rsidRPr="004919A0">
        <w:rPr>
          <w:rFonts w:ascii="Times New Roman" w:hAnsi="Times New Roman" w:cs="Times New Roman"/>
          <w:sz w:val="28"/>
          <w:szCs w:val="28"/>
        </w:rPr>
        <w:t xml:space="preserve">Очікуваний результат: Температура поверхні ручки не перевищує 35°C. </w:t>
      </w:r>
    </w:p>
    <w:p w14:paraId="4EE445CA" w14:textId="6B8436C8" w:rsidR="003751AF" w:rsidRPr="004919A0" w:rsidRDefault="00BC558E" w:rsidP="00807D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19A0">
        <w:rPr>
          <w:rFonts w:ascii="Times New Roman" w:hAnsi="Times New Roman" w:cs="Times New Roman"/>
          <w:sz w:val="28"/>
          <w:szCs w:val="28"/>
        </w:rPr>
        <w:t xml:space="preserve">Фактичний результат: Температура поверхні ручки становить 48°C, через що чашку неможливо тримати голою рукою. </w:t>
      </w:r>
    </w:p>
    <w:p w14:paraId="558A3519" w14:textId="77777777" w:rsidR="003751AF" w:rsidRPr="00BC558E" w:rsidRDefault="003751AF" w:rsidP="00807D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030C3C" w14:textId="2789E3E1" w:rsidR="00BC558E" w:rsidRDefault="00CF2434" w:rsidP="00807D4D">
      <w:pPr>
        <w:pStyle w:val="a3"/>
        <w:spacing w:before="0" w:beforeAutospacing="0" w:line="360" w:lineRule="auto"/>
        <w:jc w:val="both"/>
        <w:rPr>
          <w:sz w:val="28"/>
          <w:szCs w:val="28"/>
        </w:rPr>
      </w:pPr>
      <w:r w:rsidRPr="00BC558E">
        <w:rPr>
          <w:b/>
          <w:bCs/>
          <w:sz w:val="28"/>
          <w:szCs w:val="28"/>
        </w:rPr>
        <w:t xml:space="preserve">Висновок: </w:t>
      </w:r>
      <w:r w:rsidR="00BC558E" w:rsidRPr="00BC558E">
        <w:rPr>
          <w:sz w:val="28"/>
          <w:szCs w:val="28"/>
        </w:rPr>
        <w:t xml:space="preserve">Найважливішими типами тестування для чашки є димове, функціональне та тестування зручності використання. Димове та функціональне тестування є критичними, оскільки вони гарантують, що продукт виконує своє головне призначення </w:t>
      </w:r>
      <w:r w:rsidR="004919A0">
        <w:rPr>
          <w:sz w:val="28"/>
          <w:szCs w:val="28"/>
        </w:rPr>
        <w:t>–</w:t>
      </w:r>
      <w:r w:rsidR="00BC558E" w:rsidRPr="00BC558E">
        <w:rPr>
          <w:sz w:val="28"/>
          <w:szCs w:val="28"/>
        </w:rPr>
        <w:t xml:space="preserve"> надійно утримує заявлений об'єм рідини (615 мл). Тестування зручності використання не менш важливе, адже безпосередньо впливає на безпеку (гарантує, що користувач не обпече руку через нагріту ручку). </w:t>
      </w:r>
    </w:p>
    <w:p w14:paraId="7DB641E1" w14:textId="50F7018B" w:rsidR="00BC558E" w:rsidRPr="00BC558E" w:rsidRDefault="00BC558E" w:rsidP="00807D4D">
      <w:pPr>
        <w:pStyle w:val="a3"/>
        <w:spacing w:before="0" w:beforeAutospacing="0" w:line="360" w:lineRule="auto"/>
        <w:ind w:firstLine="360"/>
        <w:jc w:val="both"/>
        <w:rPr>
          <w:sz w:val="28"/>
          <w:szCs w:val="28"/>
        </w:rPr>
      </w:pPr>
      <w:r w:rsidRPr="00BC558E">
        <w:rPr>
          <w:sz w:val="28"/>
          <w:szCs w:val="28"/>
        </w:rPr>
        <w:t xml:space="preserve">Порядок проведення тестування має будуватися за принципом: від найшвидших та базових перевірок до тривалих або руйнівних. Тому я б проводив їх у такій послідовності: </w:t>
      </w:r>
    </w:p>
    <w:p w14:paraId="540A5A69" w14:textId="0733B05C" w:rsidR="00BC558E" w:rsidRPr="00BC558E" w:rsidRDefault="00BC558E" w:rsidP="00807D4D">
      <w:pPr>
        <w:pStyle w:val="a3"/>
        <w:numPr>
          <w:ilvl w:val="0"/>
          <w:numId w:val="12"/>
        </w:numPr>
        <w:spacing w:before="0" w:beforeAutospacing="0" w:line="360" w:lineRule="auto"/>
        <w:jc w:val="both"/>
        <w:rPr>
          <w:sz w:val="28"/>
          <w:szCs w:val="28"/>
        </w:rPr>
      </w:pPr>
      <w:r w:rsidRPr="00BC558E">
        <w:rPr>
          <w:sz w:val="28"/>
          <w:szCs w:val="28"/>
        </w:rPr>
        <w:t xml:space="preserve">Димове тестування </w:t>
      </w:r>
      <w:r>
        <w:rPr>
          <w:sz w:val="28"/>
          <w:szCs w:val="28"/>
        </w:rPr>
        <w:t>–</w:t>
      </w:r>
      <w:r w:rsidRPr="00BC558E">
        <w:rPr>
          <w:sz w:val="28"/>
          <w:szCs w:val="28"/>
        </w:rPr>
        <w:t xml:space="preserve"> найшвидша перевірка; якщо чашка одразу протікає, подальше тестування не має сенсу.</w:t>
      </w:r>
    </w:p>
    <w:p w14:paraId="2C3B49C9" w14:textId="3BCF0569" w:rsidR="00BC558E" w:rsidRPr="00BC558E" w:rsidRDefault="00BC558E" w:rsidP="00807D4D">
      <w:pPr>
        <w:pStyle w:val="a3"/>
        <w:numPr>
          <w:ilvl w:val="0"/>
          <w:numId w:val="12"/>
        </w:numPr>
        <w:spacing w:before="0" w:beforeAutospacing="0" w:line="360" w:lineRule="auto"/>
        <w:jc w:val="both"/>
        <w:rPr>
          <w:sz w:val="28"/>
          <w:szCs w:val="28"/>
        </w:rPr>
      </w:pPr>
      <w:r w:rsidRPr="00BC558E">
        <w:rPr>
          <w:sz w:val="28"/>
          <w:szCs w:val="28"/>
        </w:rPr>
        <w:t xml:space="preserve">Зовнішній вигляд (UI) </w:t>
      </w:r>
      <w:r>
        <w:rPr>
          <w:sz w:val="28"/>
          <w:szCs w:val="28"/>
        </w:rPr>
        <w:t>–</w:t>
      </w:r>
      <w:r w:rsidRPr="00BC558E">
        <w:rPr>
          <w:sz w:val="28"/>
          <w:szCs w:val="28"/>
        </w:rPr>
        <w:t xml:space="preserve"> швидкі візуальні перевірки та вимірювання лінійкою (габарити, товщина стінок, колір, малюнок киці з Hello Kitty).</w:t>
      </w:r>
    </w:p>
    <w:p w14:paraId="798A5D1D" w14:textId="0935702B" w:rsidR="00BC558E" w:rsidRPr="00BC558E" w:rsidRDefault="00BC558E" w:rsidP="00807D4D">
      <w:pPr>
        <w:pStyle w:val="a3"/>
        <w:numPr>
          <w:ilvl w:val="0"/>
          <w:numId w:val="12"/>
        </w:numPr>
        <w:spacing w:before="0" w:beforeAutospacing="0" w:line="360" w:lineRule="auto"/>
        <w:jc w:val="both"/>
        <w:rPr>
          <w:sz w:val="28"/>
          <w:szCs w:val="28"/>
        </w:rPr>
      </w:pPr>
      <w:r w:rsidRPr="00BC558E">
        <w:rPr>
          <w:sz w:val="28"/>
          <w:szCs w:val="28"/>
        </w:rPr>
        <w:t xml:space="preserve">Функціональне тестування </w:t>
      </w:r>
      <w:r>
        <w:rPr>
          <w:sz w:val="28"/>
          <w:szCs w:val="28"/>
        </w:rPr>
        <w:t>–</w:t>
      </w:r>
      <w:r w:rsidRPr="00BC558E">
        <w:rPr>
          <w:sz w:val="28"/>
          <w:szCs w:val="28"/>
        </w:rPr>
        <w:t xml:space="preserve"> точне вимірювання внутрішнього об'єму води.</w:t>
      </w:r>
    </w:p>
    <w:p w14:paraId="4C230B1C" w14:textId="37ED8663" w:rsidR="00BC558E" w:rsidRPr="00BC558E" w:rsidRDefault="00BC558E" w:rsidP="00807D4D">
      <w:pPr>
        <w:pStyle w:val="a3"/>
        <w:numPr>
          <w:ilvl w:val="0"/>
          <w:numId w:val="12"/>
        </w:numPr>
        <w:spacing w:before="0" w:beforeAutospacing="0" w:line="360" w:lineRule="auto"/>
        <w:jc w:val="both"/>
        <w:rPr>
          <w:sz w:val="28"/>
          <w:szCs w:val="28"/>
        </w:rPr>
      </w:pPr>
      <w:r w:rsidRPr="00BC558E">
        <w:rPr>
          <w:sz w:val="28"/>
          <w:szCs w:val="28"/>
        </w:rPr>
        <w:t xml:space="preserve">Зручність використання </w:t>
      </w:r>
      <w:r>
        <w:rPr>
          <w:sz w:val="28"/>
          <w:szCs w:val="28"/>
        </w:rPr>
        <w:t>–</w:t>
      </w:r>
      <w:r w:rsidRPr="00BC558E">
        <w:rPr>
          <w:sz w:val="28"/>
          <w:szCs w:val="28"/>
        </w:rPr>
        <w:t xml:space="preserve"> тестування з окропом (перевірка термоізоляції ручки) та оцінка ергономіки.</w:t>
      </w:r>
    </w:p>
    <w:p w14:paraId="776E0876" w14:textId="1CA981E1" w:rsidR="00BC558E" w:rsidRPr="00BC558E" w:rsidRDefault="00BC558E" w:rsidP="00807D4D">
      <w:pPr>
        <w:pStyle w:val="a3"/>
        <w:numPr>
          <w:ilvl w:val="0"/>
          <w:numId w:val="12"/>
        </w:numPr>
        <w:spacing w:before="0" w:beforeAutospacing="0" w:line="360" w:lineRule="auto"/>
        <w:jc w:val="both"/>
        <w:rPr>
          <w:sz w:val="28"/>
          <w:szCs w:val="28"/>
        </w:rPr>
      </w:pPr>
      <w:r w:rsidRPr="00BC558E">
        <w:rPr>
          <w:sz w:val="28"/>
          <w:szCs w:val="28"/>
        </w:rPr>
        <w:t xml:space="preserve">Вплив середовища </w:t>
      </w:r>
      <w:r>
        <w:rPr>
          <w:sz w:val="28"/>
          <w:szCs w:val="28"/>
        </w:rPr>
        <w:t>–</w:t>
      </w:r>
      <w:r w:rsidRPr="00BC558E">
        <w:rPr>
          <w:sz w:val="28"/>
          <w:szCs w:val="28"/>
        </w:rPr>
        <w:t xml:space="preserve"> тривалі тести (по 24 години в морозильній камері та печі), які займають багато часу.</w:t>
      </w:r>
    </w:p>
    <w:p w14:paraId="53478828" w14:textId="3980E907" w:rsidR="00BC558E" w:rsidRPr="00BC558E" w:rsidRDefault="00BC558E" w:rsidP="00807D4D">
      <w:pPr>
        <w:pStyle w:val="a3"/>
        <w:numPr>
          <w:ilvl w:val="0"/>
          <w:numId w:val="12"/>
        </w:numPr>
        <w:spacing w:before="0" w:beforeAutospacing="0" w:line="360" w:lineRule="auto"/>
        <w:jc w:val="both"/>
        <w:rPr>
          <w:sz w:val="28"/>
          <w:szCs w:val="28"/>
        </w:rPr>
      </w:pPr>
      <w:r w:rsidRPr="00BC558E">
        <w:rPr>
          <w:sz w:val="28"/>
          <w:szCs w:val="28"/>
        </w:rPr>
        <w:lastRenderedPageBreak/>
        <w:t xml:space="preserve">Негативне та Стрес-тестування </w:t>
      </w:r>
      <w:r>
        <w:rPr>
          <w:sz w:val="28"/>
          <w:szCs w:val="28"/>
        </w:rPr>
        <w:t>–</w:t>
      </w:r>
      <w:r w:rsidRPr="00BC558E">
        <w:rPr>
          <w:sz w:val="28"/>
          <w:szCs w:val="28"/>
        </w:rPr>
        <w:t xml:space="preserve"> проводяться в самому кінці, оскільки перевірка меж витривалості або неправильного використання може безповоротно деформувати чи зруйнувати тестовий зразок.</w:t>
      </w:r>
    </w:p>
    <w:p w14:paraId="6B17B185" w14:textId="7A3F58F2" w:rsidR="004540AD" w:rsidRPr="003751AF" w:rsidRDefault="004540AD" w:rsidP="00CF2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540AD" w:rsidRPr="003751A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460B"/>
    <w:multiLevelType w:val="multilevel"/>
    <w:tmpl w:val="89922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D2702"/>
    <w:multiLevelType w:val="hybridMultilevel"/>
    <w:tmpl w:val="59AC6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C94593"/>
    <w:multiLevelType w:val="multilevel"/>
    <w:tmpl w:val="D9C26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3E3F9E"/>
    <w:multiLevelType w:val="hybridMultilevel"/>
    <w:tmpl w:val="C48E3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2C281B"/>
    <w:multiLevelType w:val="hybridMultilevel"/>
    <w:tmpl w:val="CC542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25D52"/>
    <w:multiLevelType w:val="multilevel"/>
    <w:tmpl w:val="A454C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BA5D5E"/>
    <w:multiLevelType w:val="hybridMultilevel"/>
    <w:tmpl w:val="1B2CDC78"/>
    <w:lvl w:ilvl="0" w:tplc="02AAA0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D001E9"/>
    <w:multiLevelType w:val="multilevel"/>
    <w:tmpl w:val="072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82EE7"/>
    <w:multiLevelType w:val="hybridMultilevel"/>
    <w:tmpl w:val="732E2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10653"/>
    <w:multiLevelType w:val="hybridMultilevel"/>
    <w:tmpl w:val="08EA4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674802"/>
    <w:multiLevelType w:val="multilevel"/>
    <w:tmpl w:val="5900E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FF24AF"/>
    <w:multiLevelType w:val="multilevel"/>
    <w:tmpl w:val="77C410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49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02016486">
    <w:abstractNumId w:val="1"/>
  </w:num>
  <w:num w:numId="2" w16cid:durableId="501705050">
    <w:abstractNumId w:val="4"/>
  </w:num>
  <w:num w:numId="3" w16cid:durableId="1123961545">
    <w:abstractNumId w:val="7"/>
  </w:num>
  <w:num w:numId="4" w16cid:durableId="243994153">
    <w:abstractNumId w:val="3"/>
  </w:num>
  <w:num w:numId="5" w16cid:durableId="1824156255">
    <w:abstractNumId w:val="9"/>
  </w:num>
  <w:num w:numId="6" w16cid:durableId="423956508">
    <w:abstractNumId w:val="8"/>
  </w:num>
  <w:num w:numId="7" w16cid:durableId="507184125">
    <w:abstractNumId w:val="11"/>
  </w:num>
  <w:num w:numId="8" w16cid:durableId="1640308741">
    <w:abstractNumId w:val="6"/>
  </w:num>
  <w:num w:numId="9" w16cid:durableId="225652153">
    <w:abstractNumId w:val="2"/>
  </w:num>
  <w:num w:numId="10" w16cid:durableId="460542854">
    <w:abstractNumId w:val="5"/>
  </w:num>
  <w:num w:numId="11" w16cid:durableId="975450711">
    <w:abstractNumId w:val="0"/>
  </w:num>
  <w:num w:numId="12" w16cid:durableId="1396010040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ykola Ponomarenko">
    <w15:presenceInfo w15:providerId="Windows Live" w15:userId="22a0d6dc935239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944"/>
    <w:rsid w:val="00023AB5"/>
    <w:rsid w:val="00090C65"/>
    <w:rsid w:val="000A20ED"/>
    <w:rsid w:val="000C51FE"/>
    <w:rsid w:val="000F3E78"/>
    <w:rsid w:val="00104F7D"/>
    <w:rsid w:val="00107E7B"/>
    <w:rsid w:val="001532A0"/>
    <w:rsid w:val="001A2158"/>
    <w:rsid w:val="002369CD"/>
    <w:rsid w:val="002710CF"/>
    <w:rsid w:val="00272D76"/>
    <w:rsid w:val="00280F4D"/>
    <w:rsid w:val="00283489"/>
    <w:rsid w:val="00290612"/>
    <w:rsid w:val="002D659A"/>
    <w:rsid w:val="0031616C"/>
    <w:rsid w:val="00334423"/>
    <w:rsid w:val="00372BE7"/>
    <w:rsid w:val="00373BAF"/>
    <w:rsid w:val="003751AF"/>
    <w:rsid w:val="003760CA"/>
    <w:rsid w:val="003A2111"/>
    <w:rsid w:val="003A67A2"/>
    <w:rsid w:val="003B6F84"/>
    <w:rsid w:val="004540AD"/>
    <w:rsid w:val="00467DA6"/>
    <w:rsid w:val="004919A0"/>
    <w:rsid w:val="00496A42"/>
    <w:rsid w:val="004E6534"/>
    <w:rsid w:val="005106A6"/>
    <w:rsid w:val="0051314A"/>
    <w:rsid w:val="00515845"/>
    <w:rsid w:val="00573027"/>
    <w:rsid w:val="005C7904"/>
    <w:rsid w:val="005F1296"/>
    <w:rsid w:val="00610814"/>
    <w:rsid w:val="006142A6"/>
    <w:rsid w:val="00622EDE"/>
    <w:rsid w:val="006508ED"/>
    <w:rsid w:val="00692F04"/>
    <w:rsid w:val="006A7D5E"/>
    <w:rsid w:val="006C7E77"/>
    <w:rsid w:val="00731494"/>
    <w:rsid w:val="00755A37"/>
    <w:rsid w:val="007654ED"/>
    <w:rsid w:val="007721C4"/>
    <w:rsid w:val="007923B2"/>
    <w:rsid w:val="007C290D"/>
    <w:rsid w:val="00801151"/>
    <w:rsid w:val="00807D4D"/>
    <w:rsid w:val="008365C6"/>
    <w:rsid w:val="00854378"/>
    <w:rsid w:val="0088213B"/>
    <w:rsid w:val="008A5121"/>
    <w:rsid w:val="00912780"/>
    <w:rsid w:val="00924B80"/>
    <w:rsid w:val="009639F8"/>
    <w:rsid w:val="0097757B"/>
    <w:rsid w:val="009A3F1B"/>
    <w:rsid w:val="009C3CD5"/>
    <w:rsid w:val="009E203E"/>
    <w:rsid w:val="009E55F7"/>
    <w:rsid w:val="00A24944"/>
    <w:rsid w:val="00A35537"/>
    <w:rsid w:val="00B11255"/>
    <w:rsid w:val="00B7357F"/>
    <w:rsid w:val="00BA29F6"/>
    <w:rsid w:val="00BA5458"/>
    <w:rsid w:val="00BC558E"/>
    <w:rsid w:val="00C03436"/>
    <w:rsid w:val="00C825D2"/>
    <w:rsid w:val="00C84F7D"/>
    <w:rsid w:val="00CA47AC"/>
    <w:rsid w:val="00CF2434"/>
    <w:rsid w:val="00D81E95"/>
    <w:rsid w:val="00DB5CB5"/>
    <w:rsid w:val="00DF387D"/>
    <w:rsid w:val="00F7656D"/>
    <w:rsid w:val="00F85F75"/>
    <w:rsid w:val="00F92119"/>
    <w:rsid w:val="00FA28F3"/>
    <w:rsid w:val="00FA3A59"/>
    <w:rsid w:val="00FC7813"/>
    <w:rsid w:val="00FD471C"/>
    <w:rsid w:val="00FE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97BC4"/>
  <w15:chartTrackingRefBased/>
  <w15:docId w15:val="{BA808C5C-5609-4A53-87C7-CF130B70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12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7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5C7904"/>
  </w:style>
  <w:style w:type="paragraph" w:styleId="a4">
    <w:name w:val="List Paragraph"/>
    <w:basedOn w:val="a"/>
    <w:uiPriority w:val="34"/>
    <w:qFormat/>
    <w:rsid w:val="00912780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2D659A"/>
    <w:rPr>
      <w:color w:val="666666"/>
    </w:rPr>
  </w:style>
  <w:style w:type="table" w:styleId="a6">
    <w:name w:val="Table Grid"/>
    <w:basedOn w:val="a1"/>
    <w:uiPriority w:val="39"/>
    <w:rsid w:val="008011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Revision"/>
    <w:hidden/>
    <w:uiPriority w:val="99"/>
    <w:semiHidden/>
    <w:rsid w:val="00BC55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198D2-275F-40AE-8D34-7B4BBF6F2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9</Pages>
  <Words>1273</Words>
  <Characters>7259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kozl</dc:creator>
  <cp:keywords/>
  <dc:description/>
  <cp:lastModifiedBy>Mykola Ponomarenko</cp:lastModifiedBy>
  <cp:revision>15</cp:revision>
  <cp:lastPrinted>2026-10-05T10:15:00Z</cp:lastPrinted>
  <dcterms:created xsi:type="dcterms:W3CDTF">2026-02-07T08:59:00Z</dcterms:created>
  <dcterms:modified xsi:type="dcterms:W3CDTF">2026-10-05T10:17:00Z</dcterms:modified>
</cp:coreProperties>
</file>